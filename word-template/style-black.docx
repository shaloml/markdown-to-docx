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6A9DA" w14:textId="77777777" w:rsidR="006B4A37" w:rsidRDefault="009346BC" w:rsidP="007D023E">
      <w:pPr>
        <w:pStyle w:val="-1"/>
        <w:pageBreakBefore w:val="0"/>
        <w:pBdr>
          <w:bottom w:val="double" w:sz="12" w:space="31" w:color="auto" w:shadow="1"/>
        </w:pBdr>
        <w:spacing w:line="240" w:lineRule="auto"/>
        <w:ind w:right="709"/>
        <w:rPr>
          <w:rFonts w:asciiTheme="minorBidi" w:hAnsiTheme="minorBidi"/>
          <w:rtl/>
        </w:rPr>
      </w:pPr>
      <w:r w:rsidRPr="006B4A37">
        <w:rPr>
          <w:rFonts w:asciiTheme="minorBidi" w:hAnsiTheme="minorBidi"/>
          <w:rtl/>
        </w:rPr>
        <w:t>מדריך הטמעת</w:t>
      </w:r>
      <w:r w:rsidRPr="006B4A37">
        <w:rPr>
          <w:rFonts w:asciiTheme="minorBidi" w:hAnsiTheme="minorBidi"/>
        </w:rPr>
        <w:t xml:space="preserve"> </w:t>
      </w:r>
      <w:proofErr w:type="spellStart"/>
      <w:r w:rsidRPr="006B4A37">
        <w:rPr>
          <w:rFonts w:asciiTheme="minorBidi" w:hAnsiTheme="minorBidi"/>
        </w:rPr>
        <w:t>OpenTelemetry</w:t>
      </w:r>
      <w:proofErr w:type="spellEnd"/>
      <w:r w:rsidRPr="006B4A37">
        <w:rPr>
          <w:rFonts w:asciiTheme="minorBidi" w:hAnsiTheme="minorBidi"/>
        </w:rPr>
        <w:t xml:space="preserve"> </w:t>
      </w:r>
    </w:p>
    <w:p w14:paraId="2CBECB9D" w14:textId="77777777" w:rsidR="00364590" w:rsidRPr="00D55828" w:rsidRDefault="009346BC" w:rsidP="00D55828">
      <w:pPr>
        <w:rPr>
          <w:b/>
          <w:bCs/>
          <w:sz w:val="28"/>
          <w:szCs w:val="28"/>
        </w:rPr>
      </w:pPr>
      <w:bookmarkStart w:id="0" w:name="_Toc521255396"/>
      <w:bookmarkStart w:id="1" w:name="_Toc496863459"/>
      <w:bookmarkStart w:id="2" w:name="_Toc498427313"/>
      <w:bookmarkStart w:id="3" w:name="_Toc498834337"/>
      <w:bookmarkStart w:id="4" w:name="_Toc505846194"/>
      <w:r w:rsidRPr="00D55828">
        <w:rPr>
          <w:b/>
          <w:bCs/>
          <w:sz w:val="28"/>
          <w:szCs w:val="28"/>
          <w:rtl/>
        </w:rPr>
        <w:t>מעקב שינויים במסמך</w:t>
      </w:r>
      <w:bookmarkEnd w:id="0"/>
    </w:p>
    <w:tbl>
      <w:tblPr>
        <w:tblpPr w:leftFromText="180" w:rightFromText="180" w:vertAnchor="text" w:horzAnchor="margin" w:tblpXSpec="center" w:tblpY="143"/>
        <w:bidiVisual/>
        <w:tblW w:w="10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1"/>
        <w:gridCol w:w="1318"/>
        <w:gridCol w:w="1410"/>
        <w:gridCol w:w="1129"/>
        <w:gridCol w:w="4667"/>
      </w:tblGrid>
      <w:tr w:rsidR="003C5B8A" w14:paraId="38665449" w14:textId="77777777" w:rsidTr="00364590">
        <w:tc>
          <w:tcPr>
            <w:tcW w:w="1831" w:type="dxa"/>
            <w:shd w:val="clear" w:color="auto" w:fill="DDD9C3"/>
          </w:tcPr>
          <w:p w14:paraId="2E962173" w14:textId="77777777" w:rsidR="00364590" w:rsidRPr="00FB4CEC" w:rsidRDefault="009346BC" w:rsidP="00FB4CEC">
            <w:pPr>
              <w:spacing w:line="240" w:lineRule="auto"/>
              <w:ind w:right="-851"/>
              <w:jc w:val="both"/>
              <w:rPr>
                <w:rFonts w:asciiTheme="minorBidi" w:hAnsiTheme="minorBidi"/>
                <w:b/>
                <w:bCs/>
                <w:rtl/>
              </w:rPr>
            </w:pPr>
            <w:r w:rsidRPr="00FB4CEC">
              <w:rPr>
                <w:rFonts w:asciiTheme="minorBidi" w:hAnsiTheme="minorBidi"/>
                <w:b/>
                <w:bCs/>
                <w:rtl/>
              </w:rPr>
              <w:t>מהדורה</w:t>
            </w:r>
          </w:p>
        </w:tc>
        <w:tc>
          <w:tcPr>
            <w:tcW w:w="1318" w:type="dxa"/>
            <w:shd w:val="clear" w:color="auto" w:fill="DDD9C3"/>
          </w:tcPr>
          <w:p w14:paraId="508E0355" w14:textId="77777777" w:rsidR="00364590" w:rsidRPr="00FB4CEC" w:rsidRDefault="009346BC" w:rsidP="00FB4CEC">
            <w:pPr>
              <w:spacing w:line="240" w:lineRule="auto"/>
              <w:ind w:right="-851"/>
              <w:jc w:val="both"/>
              <w:rPr>
                <w:rFonts w:asciiTheme="minorBidi" w:hAnsiTheme="minorBidi"/>
                <w:b/>
                <w:bCs/>
                <w:rtl/>
              </w:rPr>
            </w:pPr>
            <w:r w:rsidRPr="00FB4CEC">
              <w:rPr>
                <w:rFonts w:asciiTheme="minorBidi" w:hAnsiTheme="minorBidi"/>
                <w:b/>
                <w:bCs/>
                <w:rtl/>
              </w:rPr>
              <w:t>תאריך</w:t>
            </w:r>
          </w:p>
        </w:tc>
        <w:tc>
          <w:tcPr>
            <w:tcW w:w="1410" w:type="dxa"/>
            <w:shd w:val="clear" w:color="auto" w:fill="DDD9C3"/>
          </w:tcPr>
          <w:p w14:paraId="7322A373" w14:textId="77777777" w:rsidR="00364590" w:rsidRPr="00FB4CEC" w:rsidRDefault="009346BC" w:rsidP="00FB4CEC">
            <w:pPr>
              <w:spacing w:line="240" w:lineRule="auto"/>
              <w:ind w:right="-851"/>
              <w:jc w:val="both"/>
              <w:rPr>
                <w:rFonts w:asciiTheme="minorBidi" w:hAnsiTheme="minorBidi"/>
                <w:b/>
                <w:bCs/>
                <w:rtl/>
              </w:rPr>
            </w:pPr>
            <w:r w:rsidRPr="00FB4CEC">
              <w:rPr>
                <w:rFonts w:asciiTheme="minorBidi" w:hAnsiTheme="minorBidi"/>
                <w:b/>
                <w:bCs/>
                <w:rtl/>
              </w:rPr>
              <w:t>עודכן ע"י</w:t>
            </w:r>
          </w:p>
        </w:tc>
        <w:tc>
          <w:tcPr>
            <w:tcW w:w="1129" w:type="dxa"/>
            <w:shd w:val="clear" w:color="auto" w:fill="DDD9C3"/>
          </w:tcPr>
          <w:p w14:paraId="12E56F3C" w14:textId="77777777" w:rsidR="00364590" w:rsidRPr="00FB4CEC" w:rsidRDefault="009346BC" w:rsidP="00FB4CEC">
            <w:pPr>
              <w:spacing w:line="240" w:lineRule="auto"/>
              <w:ind w:right="-851"/>
              <w:jc w:val="both"/>
              <w:rPr>
                <w:rFonts w:asciiTheme="minorBidi" w:hAnsiTheme="minorBidi"/>
                <w:b/>
                <w:bCs/>
                <w:rtl/>
              </w:rPr>
            </w:pPr>
            <w:r w:rsidRPr="00FB4CEC">
              <w:rPr>
                <w:rFonts w:asciiTheme="minorBidi" w:hAnsiTheme="minorBidi"/>
                <w:b/>
                <w:bCs/>
                <w:rtl/>
              </w:rPr>
              <w:t>סעיף</w:t>
            </w:r>
          </w:p>
        </w:tc>
        <w:tc>
          <w:tcPr>
            <w:tcW w:w="4667" w:type="dxa"/>
            <w:shd w:val="clear" w:color="auto" w:fill="DDD9C3"/>
          </w:tcPr>
          <w:p w14:paraId="06E91F67" w14:textId="77777777" w:rsidR="00364590" w:rsidRPr="00FB4CEC" w:rsidRDefault="009346BC" w:rsidP="00FB4CEC">
            <w:pPr>
              <w:spacing w:line="240" w:lineRule="auto"/>
              <w:ind w:right="-851"/>
              <w:jc w:val="both"/>
              <w:rPr>
                <w:rFonts w:asciiTheme="minorBidi" w:hAnsiTheme="minorBidi"/>
                <w:b/>
                <w:bCs/>
                <w:rtl/>
              </w:rPr>
            </w:pPr>
            <w:r w:rsidRPr="00FB4CEC">
              <w:rPr>
                <w:rFonts w:asciiTheme="minorBidi" w:hAnsiTheme="minorBidi"/>
                <w:b/>
                <w:bCs/>
                <w:rtl/>
              </w:rPr>
              <w:t>תיאור השינוי</w:t>
            </w:r>
          </w:p>
        </w:tc>
      </w:tr>
      <w:tr w:rsidR="003C5B8A" w14:paraId="3ED01134" w14:textId="77777777" w:rsidTr="00364590">
        <w:tc>
          <w:tcPr>
            <w:tcW w:w="1831" w:type="dxa"/>
          </w:tcPr>
          <w:p w14:paraId="48BC5241" w14:textId="77777777" w:rsidR="00364590" w:rsidRPr="00FB4CEC" w:rsidRDefault="009346BC" w:rsidP="00FB4CEC">
            <w:pPr>
              <w:spacing w:line="240" w:lineRule="auto"/>
              <w:ind w:right="-851"/>
              <w:jc w:val="both"/>
              <w:rPr>
                <w:rFonts w:asciiTheme="minorBidi" w:hAnsiTheme="minorBidi"/>
                <w:rtl/>
              </w:rPr>
            </w:pPr>
            <w:r w:rsidRPr="00FB4CEC">
              <w:rPr>
                <w:rFonts w:asciiTheme="minorBidi" w:hAnsiTheme="minorBidi"/>
                <w:rtl/>
              </w:rPr>
              <w:t>1.0</w:t>
            </w:r>
          </w:p>
        </w:tc>
        <w:tc>
          <w:tcPr>
            <w:tcW w:w="1318" w:type="dxa"/>
          </w:tcPr>
          <w:p w14:paraId="7BAC6A5E" w14:textId="77777777" w:rsidR="00364590" w:rsidRPr="00FB4CEC" w:rsidRDefault="009346BC" w:rsidP="00FB4CEC">
            <w:pPr>
              <w:spacing w:line="240" w:lineRule="auto"/>
              <w:ind w:right="-851"/>
              <w:jc w:val="both"/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>01</w:t>
            </w:r>
            <w:r w:rsidR="00A75CE8" w:rsidRPr="00FB4CEC">
              <w:rPr>
                <w:rFonts w:asciiTheme="minorBidi" w:hAnsiTheme="minorBidi"/>
                <w:rtl/>
              </w:rPr>
              <w:t>/</w:t>
            </w:r>
            <w:r>
              <w:rPr>
                <w:rFonts w:asciiTheme="minorBidi" w:hAnsiTheme="minorBidi" w:hint="cs"/>
                <w:rtl/>
              </w:rPr>
              <w:t>1</w:t>
            </w:r>
            <w:r w:rsidR="00A75CE8" w:rsidRPr="00FB4CEC">
              <w:rPr>
                <w:rFonts w:asciiTheme="minorBidi" w:hAnsiTheme="minorBidi"/>
                <w:rtl/>
              </w:rPr>
              <w:t>/2</w:t>
            </w:r>
            <w:r>
              <w:rPr>
                <w:rFonts w:asciiTheme="minorBidi" w:hAnsiTheme="minorBidi" w:hint="cs"/>
                <w:rtl/>
              </w:rPr>
              <w:t>5</w:t>
            </w:r>
          </w:p>
        </w:tc>
        <w:tc>
          <w:tcPr>
            <w:tcW w:w="1410" w:type="dxa"/>
          </w:tcPr>
          <w:p w14:paraId="2079816D" w14:textId="77777777" w:rsidR="00364590" w:rsidRPr="00FB4CEC" w:rsidRDefault="009346BC" w:rsidP="00FB4CEC">
            <w:pPr>
              <w:spacing w:line="240" w:lineRule="auto"/>
              <w:ind w:right="-851"/>
              <w:jc w:val="both"/>
              <w:rPr>
                <w:rFonts w:asciiTheme="minorBidi" w:hAnsiTheme="minorBidi"/>
                <w:rtl/>
              </w:rPr>
            </w:pPr>
            <w:r w:rsidRPr="00FB4CEC">
              <w:rPr>
                <w:rFonts w:asciiTheme="minorBidi" w:hAnsiTheme="minorBidi"/>
                <w:rtl/>
              </w:rPr>
              <w:t>שלום לוי</w:t>
            </w:r>
          </w:p>
        </w:tc>
        <w:tc>
          <w:tcPr>
            <w:tcW w:w="1129" w:type="dxa"/>
          </w:tcPr>
          <w:p w14:paraId="7066EE03" w14:textId="77777777" w:rsidR="00364590" w:rsidRPr="00FB4CEC" w:rsidRDefault="00364590" w:rsidP="00FB4CEC">
            <w:pPr>
              <w:spacing w:line="240" w:lineRule="auto"/>
              <w:ind w:right="-851"/>
              <w:jc w:val="both"/>
              <w:rPr>
                <w:rFonts w:asciiTheme="minorBidi" w:hAnsiTheme="minorBidi"/>
                <w:rtl/>
              </w:rPr>
            </w:pPr>
          </w:p>
        </w:tc>
        <w:tc>
          <w:tcPr>
            <w:tcW w:w="4667" w:type="dxa"/>
          </w:tcPr>
          <w:p w14:paraId="37C5EADE" w14:textId="77777777" w:rsidR="00364590" w:rsidRPr="00FB4CEC" w:rsidRDefault="009346BC" w:rsidP="00FB4CEC">
            <w:pPr>
              <w:spacing w:line="240" w:lineRule="auto"/>
              <w:ind w:right="-851"/>
              <w:jc w:val="both"/>
              <w:rPr>
                <w:rFonts w:asciiTheme="minorBidi" w:hAnsiTheme="minorBidi"/>
                <w:rtl/>
              </w:rPr>
            </w:pPr>
            <w:r w:rsidRPr="00FB4CEC">
              <w:rPr>
                <w:rFonts w:asciiTheme="minorBidi" w:hAnsiTheme="minorBidi"/>
                <w:rtl/>
              </w:rPr>
              <w:t>יצירה</w:t>
            </w:r>
          </w:p>
        </w:tc>
      </w:tr>
      <w:tr w:rsidR="003C5B8A" w14:paraId="50F3A4F1" w14:textId="77777777" w:rsidTr="00364590">
        <w:tc>
          <w:tcPr>
            <w:tcW w:w="1831" w:type="dxa"/>
          </w:tcPr>
          <w:p w14:paraId="4F30C777" w14:textId="77777777" w:rsidR="00FE3AC0" w:rsidRPr="00FB4CEC" w:rsidRDefault="00FE3AC0" w:rsidP="00FB4CEC">
            <w:pPr>
              <w:spacing w:line="240" w:lineRule="auto"/>
              <w:ind w:right="-851"/>
              <w:jc w:val="both"/>
              <w:rPr>
                <w:rFonts w:asciiTheme="minorBidi" w:hAnsiTheme="minorBidi"/>
                <w:rtl/>
              </w:rPr>
            </w:pPr>
          </w:p>
        </w:tc>
        <w:tc>
          <w:tcPr>
            <w:tcW w:w="1318" w:type="dxa"/>
          </w:tcPr>
          <w:p w14:paraId="1D60F653" w14:textId="77777777" w:rsidR="00FE3AC0" w:rsidRPr="00FB4CEC" w:rsidRDefault="00FE3AC0" w:rsidP="00FB4CEC">
            <w:pPr>
              <w:spacing w:line="240" w:lineRule="auto"/>
              <w:ind w:right="-851"/>
              <w:jc w:val="both"/>
              <w:rPr>
                <w:rFonts w:asciiTheme="minorBidi" w:hAnsiTheme="minorBidi"/>
              </w:rPr>
            </w:pPr>
          </w:p>
        </w:tc>
        <w:tc>
          <w:tcPr>
            <w:tcW w:w="1410" w:type="dxa"/>
          </w:tcPr>
          <w:p w14:paraId="2BD69CAE" w14:textId="77777777" w:rsidR="00FE3AC0" w:rsidRPr="00FB4CEC" w:rsidRDefault="00FE3AC0" w:rsidP="00FB4CEC">
            <w:pPr>
              <w:spacing w:line="240" w:lineRule="auto"/>
              <w:ind w:right="-851"/>
              <w:jc w:val="both"/>
              <w:rPr>
                <w:rFonts w:asciiTheme="minorBidi" w:hAnsiTheme="minorBidi"/>
                <w:rtl/>
              </w:rPr>
            </w:pPr>
          </w:p>
        </w:tc>
        <w:tc>
          <w:tcPr>
            <w:tcW w:w="1129" w:type="dxa"/>
          </w:tcPr>
          <w:p w14:paraId="63458079" w14:textId="77777777" w:rsidR="00FE3AC0" w:rsidRPr="00FB4CEC" w:rsidRDefault="00FE3AC0" w:rsidP="00FB4CEC">
            <w:pPr>
              <w:spacing w:line="240" w:lineRule="auto"/>
              <w:ind w:right="-851"/>
              <w:jc w:val="both"/>
              <w:rPr>
                <w:rFonts w:asciiTheme="minorBidi" w:hAnsiTheme="minorBidi"/>
                <w:rtl/>
              </w:rPr>
            </w:pPr>
          </w:p>
        </w:tc>
        <w:tc>
          <w:tcPr>
            <w:tcW w:w="4667" w:type="dxa"/>
          </w:tcPr>
          <w:p w14:paraId="7C5E83CF" w14:textId="77777777" w:rsidR="00FE3AC0" w:rsidRPr="00FB4CEC" w:rsidRDefault="00FE3AC0" w:rsidP="00FB4CEC">
            <w:pPr>
              <w:spacing w:line="240" w:lineRule="auto"/>
              <w:ind w:right="-851"/>
              <w:jc w:val="both"/>
              <w:rPr>
                <w:rFonts w:asciiTheme="minorBidi" w:hAnsiTheme="minorBidi"/>
                <w:rtl/>
              </w:rPr>
            </w:pPr>
          </w:p>
        </w:tc>
      </w:tr>
      <w:tr w:rsidR="003C5B8A" w14:paraId="6FD7D2D1" w14:textId="77777777" w:rsidTr="00364590">
        <w:tc>
          <w:tcPr>
            <w:tcW w:w="1831" w:type="dxa"/>
          </w:tcPr>
          <w:p w14:paraId="2E0B9E6C" w14:textId="77777777" w:rsidR="00AB12B8" w:rsidRPr="00FB4CEC" w:rsidRDefault="00AB12B8" w:rsidP="00FB4CEC">
            <w:pPr>
              <w:spacing w:line="240" w:lineRule="auto"/>
              <w:ind w:right="-851"/>
              <w:jc w:val="both"/>
              <w:rPr>
                <w:rFonts w:asciiTheme="minorBidi" w:hAnsiTheme="minorBidi"/>
                <w:rtl/>
              </w:rPr>
            </w:pPr>
          </w:p>
        </w:tc>
        <w:tc>
          <w:tcPr>
            <w:tcW w:w="1318" w:type="dxa"/>
          </w:tcPr>
          <w:p w14:paraId="0EC96C28" w14:textId="77777777" w:rsidR="00AB12B8" w:rsidRPr="00FB4CEC" w:rsidRDefault="00AB12B8" w:rsidP="00FB4CEC">
            <w:pPr>
              <w:spacing w:line="240" w:lineRule="auto"/>
              <w:ind w:right="-851"/>
              <w:jc w:val="both"/>
              <w:rPr>
                <w:rFonts w:asciiTheme="minorBidi" w:hAnsiTheme="minorBidi"/>
                <w:rtl/>
              </w:rPr>
            </w:pPr>
          </w:p>
        </w:tc>
        <w:tc>
          <w:tcPr>
            <w:tcW w:w="1410" w:type="dxa"/>
          </w:tcPr>
          <w:p w14:paraId="6046E29E" w14:textId="77777777" w:rsidR="00AB12B8" w:rsidRPr="00FB4CEC" w:rsidRDefault="00AB12B8" w:rsidP="00FB4CEC">
            <w:pPr>
              <w:spacing w:line="240" w:lineRule="auto"/>
              <w:ind w:right="-851"/>
              <w:jc w:val="both"/>
              <w:rPr>
                <w:rFonts w:asciiTheme="minorBidi" w:hAnsiTheme="minorBidi"/>
                <w:rtl/>
              </w:rPr>
            </w:pPr>
          </w:p>
        </w:tc>
        <w:tc>
          <w:tcPr>
            <w:tcW w:w="1129" w:type="dxa"/>
          </w:tcPr>
          <w:p w14:paraId="1A70A80F" w14:textId="77777777" w:rsidR="00AB12B8" w:rsidRPr="00FB4CEC" w:rsidRDefault="00AB12B8" w:rsidP="00FB4CEC">
            <w:pPr>
              <w:spacing w:line="240" w:lineRule="auto"/>
              <w:ind w:right="-851"/>
              <w:jc w:val="both"/>
              <w:rPr>
                <w:rFonts w:asciiTheme="minorBidi" w:hAnsiTheme="minorBidi"/>
                <w:rtl/>
              </w:rPr>
            </w:pPr>
          </w:p>
        </w:tc>
        <w:tc>
          <w:tcPr>
            <w:tcW w:w="4667" w:type="dxa"/>
          </w:tcPr>
          <w:p w14:paraId="6EEC0710" w14:textId="77777777" w:rsidR="00AB12B8" w:rsidRPr="00FB4CEC" w:rsidRDefault="00AB12B8" w:rsidP="00FB4CEC">
            <w:pPr>
              <w:spacing w:line="240" w:lineRule="auto"/>
              <w:ind w:right="-851"/>
              <w:jc w:val="both"/>
              <w:rPr>
                <w:rFonts w:asciiTheme="minorBidi" w:hAnsiTheme="minorBidi"/>
                <w:rtl/>
              </w:rPr>
            </w:pPr>
          </w:p>
        </w:tc>
      </w:tr>
    </w:tbl>
    <w:p w14:paraId="45BF8C3E" w14:textId="77777777" w:rsidR="00C90150" w:rsidRPr="00FB4CEC" w:rsidRDefault="00C90150" w:rsidP="00D55828">
      <w:pPr>
        <w:rPr>
          <w:rtl/>
        </w:rPr>
      </w:pPr>
    </w:p>
    <w:p w14:paraId="60740B27" w14:textId="77777777" w:rsidR="00C90150" w:rsidRPr="00FB4CEC" w:rsidRDefault="009346BC" w:rsidP="00FB4CEC">
      <w:pPr>
        <w:bidi w:val="0"/>
        <w:spacing w:after="200" w:line="360" w:lineRule="auto"/>
        <w:ind w:right="-851"/>
        <w:jc w:val="both"/>
        <w:rPr>
          <w:rFonts w:asciiTheme="minorBidi" w:hAnsiTheme="minorBidi"/>
          <w:b/>
          <w:bCs/>
          <w:kern w:val="32"/>
          <w:sz w:val="32"/>
          <w:szCs w:val="32"/>
          <w:rtl/>
        </w:rPr>
      </w:pPr>
      <w:r w:rsidRPr="00FB4CEC">
        <w:rPr>
          <w:rFonts w:asciiTheme="minorBidi" w:hAnsiTheme="minorBidi"/>
          <w:rtl/>
        </w:rPr>
        <w:br w:type="page"/>
      </w:r>
    </w:p>
    <w:sdt>
      <w:sdtPr>
        <w:rPr>
          <w:rFonts w:asciiTheme="minorBidi" w:eastAsia="Times New Roman" w:hAnsiTheme="minorBidi"/>
          <w:b/>
          <w:bCs/>
          <w:smallCaps/>
          <w:sz w:val="24"/>
          <w:szCs w:val="24"/>
          <w:rtl/>
          <w:cs/>
          <w:lang w:val="he-IL"/>
        </w:rPr>
        <w:id w:val="-1068259260"/>
        <w:docPartObj>
          <w:docPartGallery w:val="Table of Contents"/>
          <w:docPartUnique/>
        </w:docPartObj>
      </w:sdtPr>
      <w:sdtEndPr>
        <w:rPr>
          <w:rFonts w:eastAsiaTheme="minorEastAsia"/>
          <w:b w:val="0"/>
          <w:bCs w:val="0"/>
          <w:smallCaps w:val="0"/>
          <w:sz w:val="22"/>
          <w:szCs w:val="22"/>
          <w:cs w:val="0"/>
          <w:lang w:val="en-US"/>
        </w:rPr>
      </w:sdtEndPr>
      <w:sdtContent>
        <w:p w14:paraId="5EDCAED5" w14:textId="77777777" w:rsidR="00F633A5" w:rsidRDefault="009346BC" w:rsidP="00F633A5">
          <w:pPr>
            <w:pStyle w:val="TOC1"/>
            <w:tabs>
              <w:tab w:val="left" w:pos="480"/>
            </w:tabs>
            <w:jc w:val="both"/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r w:rsidRPr="00FB4CEC">
            <w:rPr>
              <w:rFonts w:asciiTheme="minorBidi" w:hAnsiTheme="minorBidi"/>
            </w:rPr>
            <w:fldChar w:fldCharType="begin"/>
          </w:r>
          <w:r w:rsidRPr="006F31A7">
            <w:rPr>
              <w:rFonts w:asciiTheme="minorBidi" w:hAnsiTheme="minorBidi"/>
            </w:rPr>
            <w:instrText xml:space="preserve"> TOC \o "1-3" \h \z \u </w:instrText>
          </w:r>
          <w:r w:rsidRPr="00FB4CEC">
            <w:rPr>
              <w:rFonts w:asciiTheme="minorBidi" w:hAnsiTheme="minorBidi"/>
            </w:rPr>
            <w:fldChar w:fldCharType="separate"/>
          </w:r>
          <w:hyperlink w:anchor="_Toc187864930" w:history="1">
            <w:r w:rsidRPr="00DF2112">
              <w:rPr>
                <w:rStyle w:val="Hyperlink"/>
                <w:noProof/>
              </w:rPr>
              <w:t>1</w:t>
            </w:r>
            <w:r>
              <w:rPr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DF2112">
              <w:rPr>
                <w:rStyle w:val="Hyperlink"/>
                <w:rFonts w:hint="eastAsia"/>
                <w:noProof/>
                <w:rtl/>
              </w:rPr>
              <w:t>כללי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Toc187864930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8B286B"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32C0F26" w14:textId="77777777" w:rsidR="00F633A5" w:rsidRDefault="009346BC" w:rsidP="00F633A5">
          <w:pPr>
            <w:pStyle w:val="TOC2"/>
            <w:jc w:val="both"/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187864931" w:history="1">
            <w:r w:rsidRPr="00DF2112">
              <w:rPr>
                <w:rStyle w:val="Hyperlink"/>
                <w:noProof/>
              </w:rPr>
              <w:t>1.1</w:t>
            </w:r>
            <w:r>
              <w:rPr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DF2112">
              <w:rPr>
                <w:rStyle w:val="Hyperlink"/>
                <w:rFonts w:hint="eastAsia"/>
                <w:noProof/>
                <w:rtl/>
              </w:rPr>
              <w:t>מטרת</w:t>
            </w:r>
            <w:r w:rsidRPr="00DF2112">
              <w:rPr>
                <w:rStyle w:val="Hyperlink"/>
                <w:noProof/>
                <w:rtl/>
              </w:rPr>
              <w:t xml:space="preserve"> </w:t>
            </w:r>
            <w:r w:rsidRPr="00DF2112">
              <w:rPr>
                <w:rStyle w:val="Hyperlink"/>
                <w:rFonts w:hint="eastAsia"/>
                <w:noProof/>
                <w:rtl/>
              </w:rPr>
              <w:t>המסמך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Toc187864931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8B286B"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C4E029D" w14:textId="77777777" w:rsidR="00F633A5" w:rsidRDefault="009346BC" w:rsidP="00F633A5">
          <w:pPr>
            <w:pStyle w:val="TOC2"/>
            <w:jc w:val="both"/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187864932" w:history="1">
            <w:r w:rsidRPr="00DF2112">
              <w:rPr>
                <w:rStyle w:val="Hyperlink"/>
                <w:noProof/>
              </w:rPr>
              <w:t>1.2</w:t>
            </w:r>
            <w:r>
              <w:rPr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DF2112">
              <w:rPr>
                <w:rStyle w:val="Hyperlink"/>
                <w:rFonts w:hint="eastAsia"/>
                <w:noProof/>
                <w:rtl/>
              </w:rPr>
              <w:t>תחום</w:t>
            </w:r>
            <w:r w:rsidRPr="00DF2112">
              <w:rPr>
                <w:rStyle w:val="Hyperlink"/>
                <w:noProof/>
                <w:rtl/>
              </w:rPr>
              <w:t xml:space="preserve"> </w:t>
            </w:r>
            <w:r w:rsidRPr="00DF2112">
              <w:rPr>
                <w:rStyle w:val="Hyperlink"/>
                <w:rFonts w:hint="eastAsia"/>
                <w:noProof/>
                <w:rtl/>
              </w:rPr>
              <w:t>המסמך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Toc187864932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8B286B"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7C72AC3" w14:textId="77777777" w:rsidR="00F633A5" w:rsidRDefault="009346BC" w:rsidP="00F633A5">
          <w:pPr>
            <w:pStyle w:val="TOC3"/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187864933" w:history="1">
            <w:r w:rsidRPr="00DF2112">
              <w:rPr>
                <w:rStyle w:val="Hyperlink"/>
                <w:noProof/>
              </w:rPr>
              <w:t>1.2.1</w:t>
            </w:r>
            <w:r>
              <w:rPr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DF2112">
              <w:rPr>
                <w:rStyle w:val="Hyperlink"/>
                <w:rFonts w:hint="eastAsia"/>
                <w:noProof/>
                <w:rtl/>
              </w:rPr>
              <w:t>תשתיות</w:t>
            </w:r>
            <w:r w:rsidRPr="00DF2112">
              <w:rPr>
                <w:rStyle w:val="Hyperlink"/>
                <w:noProof/>
                <w:rtl/>
              </w:rPr>
              <w:t xml:space="preserve"> </w:t>
            </w:r>
            <w:r w:rsidRPr="00DF2112">
              <w:rPr>
                <w:rStyle w:val="Hyperlink"/>
                <w:rFonts w:hint="eastAsia"/>
                <w:noProof/>
                <w:rtl/>
              </w:rPr>
              <w:t>וטכנולוגיות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Toc187864933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8B286B"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EC039A1" w14:textId="77777777" w:rsidR="00F633A5" w:rsidRDefault="009346BC" w:rsidP="00F633A5">
          <w:pPr>
            <w:pStyle w:val="TOC3"/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187864934" w:history="1">
            <w:r w:rsidRPr="00DF2112">
              <w:rPr>
                <w:rStyle w:val="Hyperlink"/>
                <w:noProof/>
              </w:rPr>
              <w:t>1.2.2</w:t>
            </w:r>
            <w:r>
              <w:rPr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DF2112">
              <w:rPr>
                <w:rStyle w:val="Hyperlink"/>
                <w:rFonts w:hint="eastAsia"/>
                <w:noProof/>
                <w:rtl/>
              </w:rPr>
              <w:t>יכולות</w:t>
            </w:r>
            <w:r w:rsidRPr="00DF2112">
              <w:rPr>
                <w:rStyle w:val="Hyperlink"/>
                <w:noProof/>
                <w:rtl/>
              </w:rPr>
              <w:t xml:space="preserve"> </w:t>
            </w:r>
            <w:r w:rsidRPr="00DF2112">
              <w:rPr>
                <w:rStyle w:val="Hyperlink"/>
                <w:rFonts w:hint="eastAsia"/>
                <w:noProof/>
                <w:rtl/>
              </w:rPr>
              <w:t>ניטור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Toc187864934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8B286B"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F6FB791" w14:textId="77777777" w:rsidR="00F633A5" w:rsidRDefault="009346BC" w:rsidP="00F633A5">
          <w:pPr>
            <w:pStyle w:val="TOC3"/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187864935" w:history="1">
            <w:r w:rsidRPr="00DF2112">
              <w:rPr>
                <w:rStyle w:val="Hyperlink"/>
                <w:noProof/>
              </w:rPr>
              <w:t>1.2.3</w:t>
            </w:r>
            <w:r>
              <w:rPr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DF2112">
              <w:rPr>
                <w:rStyle w:val="Hyperlink"/>
                <w:rFonts w:hint="eastAsia"/>
                <w:noProof/>
                <w:rtl/>
              </w:rPr>
              <w:t>תרחישי</w:t>
            </w:r>
            <w:r w:rsidRPr="00DF2112">
              <w:rPr>
                <w:rStyle w:val="Hyperlink"/>
                <w:noProof/>
                <w:rtl/>
              </w:rPr>
              <w:t xml:space="preserve"> </w:t>
            </w:r>
            <w:r w:rsidRPr="00DF2112">
              <w:rPr>
                <w:rStyle w:val="Hyperlink"/>
                <w:rFonts w:hint="eastAsia"/>
                <w:noProof/>
                <w:rtl/>
              </w:rPr>
              <w:t>שימוש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Toc187864935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8B286B"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BE22D09" w14:textId="77777777" w:rsidR="00F633A5" w:rsidRDefault="009346BC" w:rsidP="00F633A5">
          <w:pPr>
            <w:pStyle w:val="TOC2"/>
            <w:jc w:val="both"/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187864936" w:history="1">
            <w:r w:rsidRPr="00DF2112">
              <w:rPr>
                <w:rStyle w:val="Hyperlink"/>
                <w:noProof/>
              </w:rPr>
              <w:t>1.3</w:t>
            </w:r>
            <w:r>
              <w:rPr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DF2112">
              <w:rPr>
                <w:rStyle w:val="Hyperlink"/>
                <w:rFonts w:hint="eastAsia"/>
                <w:noProof/>
                <w:rtl/>
              </w:rPr>
              <w:t>קהל</w:t>
            </w:r>
            <w:r w:rsidRPr="00DF2112">
              <w:rPr>
                <w:rStyle w:val="Hyperlink"/>
                <w:noProof/>
                <w:rtl/>
              </w:rPr>
              <w:t xml:space="preserve"> </w:t>
            </w:r>
            <w:r w:rsidRPr="00DF2112">
              <w:rPr>
                <w:rStyle w:val="Hyperlink"/>
                <w:rFonts w:hint="eastAsia"/>
                <w:noProof/>
                <w:rtl/>
              </w:rPr>
              <w:t>היעד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Toc187864936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8B286B"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EE699AD" w14:textId="77777777" w:rsidR="00F633A5" w:rsidRDefault="009346BC" w:rsidP="00F633A5">
          <w:pPr>
            <w:pStyle w:val="TOC3"/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187864937" w:history="1">
            <w:r w:rsidRPr="00DF2112">
              <w:rPr>
                <w:rStyle w:val="Hyperlink"/>
                <w:noProof/>
              </w:rPr>
              <w:t>1.3.1</w:t>
            </w:r>
            <w:r>
              <w:rPr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DF2112">
              <w:rPr>
                <w:rStyle w:val="Hyperlink"/>
                <w:rFonts w:hint="eastAsia"/>
                <w:noProof/>
                <w:rtl/>
              </w:rPr>
              <w:t>מפתחים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Toc187864937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8B286B"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FA22870" w14:textId="77777777" w:rsidR="00F633A5" w:rsidRDefault="009346BC" w:rsidP="00F633A5">
          <w:pPr>
            <w:pStyle w:val="TOC2"/>
            <w:jc w:val="both"/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187864938" w:history="1">
            <w:r w:rsidRPr="00DF2112">
              <w:rPr>
                <w:rStyle w:val="Hyperlink"/>
                <w:noProof/>
              </w:rPr>
              <w:t>1.4</w:t>
            </w:r>
            <w:r>
              <w:rPr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DF2112">
              <w:rPr>
                <w:rStyle w:val="Hyperlink"/>
                <w:rFonts w:hint="eastAsia"/>
                <w:noProof/>
                <w:rtl/>
              </w:rPr>
              <w:t>הערות</w:t>
            </w:r>
            <w:r w:rsidRPr="00DF2112">
              <w:rPr>
                <w:rStyle w:val="Hyperlink"/>
                <w:noProof/>
                <w:rtl/>
              </w:rPr>
              <w:t xml:space="preserve"> </w:t>
            </w:r>
            <w:r w:rsidRPr="00DF2112">
              <w:rPr>
                <w:rStyle w:val="Hyperlink"/>
                <w:rFonts w:hint="eastAsia"/>
                <w:noProof/>
                <w:rtl/>
              </w:rPr>
              <w:t>חשובות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Toc187864938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8B286B"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AF61911" w14:textId="77777777" w:rsidR="00F633A5" w:rsidRDefault="009346BC" w:rsidP="00F633A5">
          <w:pPr>
            <w:pStyle w:val="TOC1"/>
            <w:tabs>
              <w:tab w:val="left" w:pos="480"/>
            </w:tabs>
            <w:jc w:val="both"/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187864939" w:history="1">
            <w:r w:rsidRPr="00DF2112">
              <w:rPr>
                <w:rStyle w:val="Hyperlink"/>
                <w:noProof/>
              </w:rPr>
              <w:t>2</w:t>
            </w:r>
            <w:r>
              <w:rPr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DF2112">
              <w:rPr>
                <w:rStyle w:val="Hyperlink"/>
                <w:noProof/>
                <w:rtl/>
              </w:rPr>
              <w:t>OpenTelemetry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Toc187864939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8B286B"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E2C8CD9" w14:textId="77777777" w:rsidR="00F633A5" w:rsidRDefault="009346BC" w:rsidP="00F633A5">
          <w:pPr>
            <w:pStyle w:val="TOC2"/>
            <w:jc w:val="both"/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187864940" w:history="1">
            <w:r w:rsidRPr="00DF2112">
              <w:rPr>
                <w:rStyle w:val="Hyperlink"/>
                <w:noProof/>
                <w:rtl/>
              </w:rPr>
              <w:t>2.1</w:t>
            </w:r>
            <w:r>
              <w:rPr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DF2112">
              <w:rPr>
                <w:rStyle w:val="Hyperlink"/>
                <w:rFonts w:hint="eastAsia"/>
                <w:noProof/>
                <w:rtl/>
              </w:rPr>
              <w:t>מהו</w:t>
            </w:r>
            <w:r w:rsidRPr="00DF2112">
              <w:rPr>
                <w:rStyle w:val="Hyperlink"/>
                <w:noProof/>
                <w:rtl/>
              </w:rPr>
              <w:t xml:space="preserve"> OpenTelemetry?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Toc187864940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8B286B"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E243B58" w14:textId="77777777" w:rsidR="00F633A5" w:rsidRDefault="009346BC" w:rsidP="00F633A5">
          <w:pPr>
            <w:pStyle w:val="TOC3"/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187864941" w:history="1">
            <w:r w:rsidRPr="00DF2112">
              <w:rPr>
                <w:rStyle w:val="Hyperlink"/>
                <w:noProof/>
              </w:rPr>
              <w:t>2.1.1</w:t>
            </w:r>
            <w:r>
              <w:rPr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DF2112">
              <w:rPr>
                <w:rStyle w:val="Hyperlink"/>
                <w:rFonts w:hint="eastAsia"/>
                <w:noProof/>
                <w:rtl/>
              </w:rPr>
              <w:t>רכיבים</w:t>
            </w:r>
            <w:r w:rsidRPr="00DF2112">
              <w:rPr>
                <w:rStyle w:val="Hyperlink"/>
                <w:noProof/>
                <w:rtl/>
              </w:rPr>
              <w:t xml:space="preserve"> </w:t>
            </w:r>
            <w:r w:rsidRPr="00DF2112">
              <w:rPr>
                <w:rStyle w:val="Hyperlink"/>
                <w:rFonts w:hint="eastAsia"/>
                <w:noProof/>
                <w:rtl/>
              </w:rPr>
              <w:t>מרכזיים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Toc187864941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8B286B"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F0588FD" w14:textId="77777777" w:rsidR="00F633A5" w:rsidRDefault="009346BC" w:rsidP="00F633A5">
          <w:pPr>
            <w:pStyle w:val="TOC2"/>
            <w:jc w:val="both"/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187864942" w:history="1">
            <w:r w:rsidRPr="00DF2112">
              <w:rPr>
                <w:rStyle w:val="Hyperlink"/>
                <w:noProof/>
              </w:rPr>
              <w:t>2.2</w:t>
            </w:r>
            <w:r>
              <w:rPr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DF2112">
              <w:rPr>
                <w:rStyle w:val="Hyperlink"/>
                <w:rFonts w:hint="eastAsia"/>
                <w:noProof/>
                <w:rtl/>
              </w:rPr>
              <w:t>יתרונות</w:t>
            </w:r>
            <w:r w:rsidRPr="00DF2112">
              <w:rPr>
                <w:rStyle w:val="Hyperlink"/>
                <w:noProof/>
                <w:rtl/>
              </w:rPr>
              <w:t xml:space="preserve"> </w:t>
            </w:r>
            <w:r w:rsidRPr="00DF2112">
              <w:rPr>
                <w:rStyle w:val="Hyperlink"/>
                <w:rFonts w:hint="eastAsia"/>
                <w:noProof/>
                <w:rtl/>
              </w:rPr>
              <w:t>מרכזיים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Toc187864942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8B286B"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2655304" w14:textId="77777777" w:rsidR="00F633A5" w:rsidRDefault="009346BC" w:rsidP="00F633A5">
          <w:pPr>
            <w:pStyle w:val="TOC3"/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187864943" w:history="1">
            <w:r w:rsidRPr="00DF2112">
              <w:rPr>
                <w:rStyle w:val="Hyperlink"/>
                <w:noProof/>
              </w:rPr>
              <w:t>2.2.1</w:t>
            </w:r>
            <w:r>
              <w:rPr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DF2112">
              <w:rPr>
                <w:rStyle w:val="Hyperlink"/>
                <w:rFonts w:hint="eastAsia"/>
                <w:noProof/>
                <w:rtl/>
              </w:rPr>
              <w:t>יתרונות</w:t>
            </w:r>
            <w:r w:rsidRPr="00DF2112">
              <w:rPr>
                <w:rStyle w:val="Hyperlink"/>
                <w:noProof/>
                <w:rtl/>
              </w:rPr>
              <w:t xml:space="preserve"> </w:t>
            </w:r>
            <w:r w:rsidRPr="00DF2112">
              <w:rPr>
                <w:rStyle w:val="Hyperlink"/>
                <w:rFonts w:hint="eastAsia"/>
                <w:noProof/>
                <w:rtl/>
              </w:rPr>
              <w:t>טכניים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Toc187864943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8B286B"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42E72BB" w14:textId="77777777" w:rsidR="00F633A5" w:rsidRDefault="009346BC" w:rsidP="00F633A5">
          <w:pPr>
            <w:pStyle w:val="TOC3"/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187864944" w:history="1">
            <w:r w:rsidRPr="00DF2112">
              <w:rPr>
                <w:rStyle w:val="Hyperlink"/>
                <w:noProof/>
              </w:rPr>
              <w:t>2.2.2</w:t>
            </w:r>
            <w:r>
              <w:rPr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DF2112">
              <w:rPr>
                <w:rStyle w:val="Hyperlink"/>
                <w:rFonts w:hint="eastAsia"/>
                <w:noProof/>
                <w:rtl/>
              </w:rPr>
              <w:t>יתרונות</w:t>
            </w:r>
            <w:r w:rsidRPr="00DF2112">
              <w:rPr>
                <w:rStyle w:val="Hyperlink"/>
                <w:noProof/>
                <w:rtl/>
              </w:rPr>
              <w:t xml:space="preserve"> </w:t>
            </w:r>
            <w:r w:rsidRPr="00DF2112">
              <w:rPr>
                <w:rStyle w:val="Hyperlink"/>
                <w:rFonts w:hint="eastAsia"/>
                <w:noProof/>
                <w:rtl/>
              </w:rPr>
              <w:t>עסקיים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Toc187864944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8B286B"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4F44534" w14:textId="77777777" w:rsidR="00F633A5" w:rsidRDefault="009346BC" w:rsidP="00F633A5">
          <w:pPr>
            <w:pStyle w:val="TOC2"/>
            <w:jc w:val="both"/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187864945" w:history="1">
            <w:r w:rsidRPr="00DF2112">
              <w:rPr>
                <w:rStyle w:val="Hyperlink"/>
                <w:noProof/>
              </w:rPr>
              <w:t>2.3</w:t>
            </w:r>
            <w:r>
              <w:rPr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DF2112">
              <w:rPr>
                <w:rStyle w:val="Hyperlink"/>
                <w:rFonts w:hint="eastAsia"/>
                <w:noProof/>
                <w:rtl/>
              </w:rPr>
              <w:t>ארכיטקטורה</w:t>
            </w:r>
            <w:r w:rsidRPr="00DF2112">
              <w:rPr>
                <w:rStyle w:val="Hyperlink"/>
                <w:noProof/>
                <w:rtl/>
              </w:rPr>
              <w:t xml:space="preserve"> </w:t>
            </w:r>
            <w:r w:rsidRPr="00DF2112">
              <w:rPr>
                <w:rStyle w:val="Hyperlink"/>
                <w:rFonts w:hint="eastAsia"/>
                <w:noProof/>
                <w:rtl/>
              </w:rPr>
              <w:t>בסיסית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Toc187864945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8B286B">
              <w:rPr>
                <w:noProof/>
                <w:webHidden/>
                <w:rtl/>
              </w:rPr>
              <w:t>8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A0FAA7D" w14:textId="77777777" w:rsidR="00F633A5" w:rsidRDefault="009346BC" w:rsidP="00F633A5">
          <w:pPr>
            <w:pStyle w:val="TOC3"/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187864946" w:history="1">
            <w:r w:rsidRPr="00DF2112">
              <w:rPr>
                <w:rStyle w:val="Hyperlink"/>
                <w:noProof/>
                <w:rtl/>
              </w:rPr>
              <w:t>2.3.1</w:t>
            </w:r>
            <w:r>
              <w:rPr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DF2112">
              <w:rPr>
                <w:rStyle w:val="Hyperlink"/>
                <w:rFonts w:hint="eastAsia"/>
                <w:noProof/>
                <w:rtl/>
              </w:rPr>
              <w:t>שכבות</w:t>
            </w:r>
            <w:r w:rsidRPr="00DF2112">
              <w:rPr>
                <w:rStyle w:val="Hyperlink"/>
                <w:noProof/>
                <w:rtl/>
              </w:rPr>
              <w:t xml:space="preserve"> </w:t>
            </w:r>
            <w:r w:rsidRPr="00DF2112">
              <w:rPr>
                <w:rStyle w:val="Hyperlink"/>
                <w:rFonts w:hint="eastAsia"/>
                <w:noProof/>
                <w:rtl/>
              </w:rPr>
              <w:t>עיקריות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Toc187864946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8B286B">
              <w:rPr>
                <w:noProof/>
                <w:webHidden/>
                <w:rtl/>
              </w:rPr>
              <w:t>8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60C6C01" w14:textId="77777777" w:rsidR="00F633A5" w:rsidRDefault="009346BC" w:rsidP="00F633A5">
          <w:pPr>
            <w:pStyle w:val="TOC3"/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187864947" w:history="1">
            <w:r w:rsidRPr="00DF2112">
              <w:rPr>
                <w:rStyle w:val="Hyperlink"/>
                <w:noProof/>
              </w:rPr>
              <w:t>2.3.2</w:t>
            </w:r>
            <w:r>
              <w:rPr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DF2112">
              <w:rPr>
                <w:rStyle w:val="Hyperlink"/>
                <w:rFonts w:hint="eastAsia"/>
                <w:noProof/>
                <w:rtl/>
              </w:rPr>
              <w:t>תיאור</w:t>
            </w:r>
            <w:r w:rsidRPr="00DF2112">
              <w:rPr>
                <w:rStyle w:val="Hyperlink"/>
                <w:noProof/>
                <w:rtl/>
              </w:rPr>
              <w:t xml:space="preserve"> </w:t>
            </w:r>
            <w:r w:rsidRPr="00DF2112">
              <w:rPr>
                <w:rStyle w:val="Hyperlink"/>
                <w:rFonts w:hint="eastAsia"/>
                <w:noProof/>
                <w:rtl/>
              </w:rPr>
              <w:t>השכבות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Toc187864947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8B286B">
              <w:rPr>
                <w:noProof/>
                <w:webHidden/>
                <w:rtl/>
              </w:rPr>
              <w:t>8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5984019" w14:textId="77777777" w:rsidR="00F633A5" w:rsidRDefault="009346BC" w:rsidP="00F633A5">
          <w:pPr>
            <w:pStyle w:val="TOC2"/>
            <w:jc w:val="both"/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187864948" w:history="1">
            <w:r w:rsidRPr="00DF2112">
              <w:rPr>
                <w:rStyle w:val="Hyperlink"/>
                <w:noProof/>
              </w:rPr>
              <w:t>2.4</w:t>
            </w:r>
            <w:r>
              <w:rPr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DF2112">
              <w:rPr>
                <w:rStyle w:val="Hyperlink"/>
                <w:rFonts w:hint="eastAsia"/>
                <w:noProof/>
                <w:rtl/>
              </w:rPr>
              <w:t>מושגי</w:t>
            </w:r>
            <w:r w:rsidRPr="00DF2112">
              <w:rPr>
                <w:rStyle w:val="Hyperlink"/>
                <w:noProof/>
                <w:rtl/>
              </w:rPr>
              <w:t xml:space="preserve"> </w:t>
            </w:r>
            <w:r w:rsidRPr="00DF2112">
              <w:rPr>
                <w:rStyle w:val="Hyperlink"/>
                <w:rFonts w:hint="eastAsia"/>
                <w:noProof/>
                <w:rtl/>
              </w:rPr>
              <w:t>יסוד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Toc187864948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8B286B">
              <w:rPr>
                <w:noProof/>
                <w:webHidden/>
                <w:rtl/>
              </w:rPr>
              <w:t>10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CDFE1D7" w14:textId="77777777" w:rsidR="00F633A5" w:rsidRDefault="009346BC" w:rsidP="00F633A5">
          <w:pPr>
            <w:pStyle w:val="TOC3"/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187864949" w:history="1">
            <w:r w:rsidRPr="00DF2112">
              <w:rPr>
                <w:rStyle w:val="Hyperlink"/>
                <w:noProof/>
              </w:rPr>
              <w:t>2.4.1</w:t>
            </w:r>
            <w:r>
              <w:rPr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DF2112">
              <w:rPr>
                <w:rStyle w:val="Hyperlink"/>
                <w:noProof/>
                <w:rtl/>
              </w:rPr>
              <w:t>Traces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Toc187864949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8B286B">
              <w:rPr>
                <w:noProof/>
                <w:webHidden/>
                <w:rtl/>
              </w:rPr>
              <w:t>10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3E7B804" w14:textId="77777777" w:rsidR="00F633A5" w:rsidRDefault="009346BC" w:rsidP="00F633A5">
          <w:pPr>
            <w:pStyle w:val="TOC3"/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187864950" w:history="1">
            <w:r w:rsidRPr="00DF2112">
              <w:rPr>
                <w:rStyle w:val="Hyperlink"/>
                <w:noProof/>
              </w:rPr>
              <w:t>2.4.2</w:t>
            </w:r>
            <w:r>
              <w:rPr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DF2112">
              <w:rPr>
                <w:rStyle w:val="Hyperlink"/>
                <w:noProof/>
                <w:rtl/>
              </w:rPr>
              <w:t>Metrics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Toc187864950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8B286B">
              <w:rPr>
                <w:noProof/>
                <w:webHidden/>
                <w:rtl/>
              </w:rPr>
              <w:t>10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B8B5328" w14:textId="77777777" w:rsidR="00F633A5" w:rsidRDefault="009346BC" w:rsidP="00F633A5">
          <w:pPr>
            <w:pStyle w:val="TOC2"/>
            <w:jc w:val="both"/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187864951" w:history="1">
            <w:r w:rsidRPr="00DF2112">
              <w:rPr>
                <w:rStyle w:val="Hyperlink"/>
                <w:noProof/>
              </w:rPr>
              <w:t>2.5</w:t>
            </w:r>
            <w:r>
              <w:rPr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DF2112">
              <w:rPr>
                <w:rStyle w:val="Hyperlink"/>
                <w:rFonts w:hint="eastAsia"/>
                <w:noProof/>
                <w:rtl/>
              </w:rPr>
              <w:t>שיקולים</w:t>
            </w:r>
            <w:r w:rsidRPr="00DF2112">
              <w:rPr>
                <w:rStyle w:val="Hyperlink"/>
                <w:noProof/>
                <w:rtl/>
              </w:rPr>
              <w:t xml:space="preserve"> </w:t>
            </w:r>
            <w:r w:rsidRPr="00DF2112">
              <w:rPr>
                <w:rStyle w:val="Hyperlink"/>
                <w:rFonts w:hint="eastAsia"/>
                <w:noProof/>
                <w:rtl/>
              </w:rPr>
              <w:t>ומגבלות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Toc187864951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8B286B">
              <w:rPr>
                <w:noProof/>
                <w:webHidden/>
                <w:rtl/>
              </w:rPr>
              <w:t>11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B022057" w14:textId="77777777" w:rsidR="00F633A5" w:rsidRDefault="009346BC" w:rsidP="00F633A5">
          <w:pPr>
            <w:pStyle w:val="TOC3"/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187864952" w:history="1">
            <w:r w:rsidRPr="00DF2112">
              <w:rPr>
                <w:rStyle w:val="Hyperlink"/>
                <w:noProof/>
              </w:rPr>
              <w:t>2.5.1</w:t>
            </w:r>
            <w:r>
              <w:rPr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DF2112">
              <w:rPr>
                <w:rStyle w:val="Hyperlink"/>
                <w:rFonts w:hint="eastAsia"/>
                <w:noProof/>
                <w:rtl/>
              </w:rPr>
              <w:t>שיקולי</w:t>
            </w:r>
            <w:r w:rsidRPr="00DF2112">
              <w:rPr>
                <w:rStyle w:val="Hyperlink"/>
                <w:noProof/>
                <w:rtl/>
              </w:rPr>
              <w:t xml:space="preserve"> </w:t>
            </w:r>
            <w:r w:rsidRPr="00DF2112">
              <w:rPr>
                <w:rStyle w:val="Hyperlink"/>
                <w:rFonts w:hint="eastAsia"/>
                <w:noProof/>
                <w:rtl/>
              </w:rPr>
              <w:t>ביצועים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Toc187864952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8B286B">
              <w:rPr>
                <w:noProof/>
                <w:webHidden/>
                <w:rtl/>
              </w:rPr>
              <w:t>11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B9F785C" w14:textId="77777777" w:rsidR="00F633A5" w:rsidRDefault="009346BC" w:rsidP="00F633A5">
          <w:pPr>
            <w:pStyle w:val="TOC3"/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187864953" w:history="1">
            <w:r w:rsidRPr="00DF2112">
              <w:rPr>
                <w:rStyle w:val="Hyperlink"/>
                <w:noProof/>
              </w:rPr>
              <w:t>2.5.2</w:t>
            </w:r>
            <w:r>
              <w:rPr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DF2112">
              <w:rPr>
                <w:rStyle w:val="Hyperlink"/>
                <w:rFonts w:hint="eastAsia"/>
                <w:noProof/>
                <w:rtl/>
              </w:rPr>
              <w:t>שיקולי</w:t>
            </w:r>
            <w:r w:rsidRPr="00DF2112">
              <w:rPr>
                <w:rStyle w:val="Hyperlink"/>
                <w:noProof/>
                <w:rtl/>
              </w:rPr>
              <w:t xml:space="preserve"> </w:t>
            </w:r>
            <w:r w:rsidRPr="00DF2112">
              <w:rPr>
                <w:rStyle w:val="Hyperlink"/>
                <w:rFonts w:hint="eastAsia"/>
                <w:noProof/>
                <w:rtl/>
              </w:rPr>
              <w:t>תפעול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Toc187864953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8B286B">
              <w:rPr>
                <w:noProof/>
                <w:webHidden/>
                <w:rtl/>
              </w:rPr>
              <w:t>11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FD91139" w14:textId="77777777" w:rsidR="00F633A5" w:rsidRDefault="009346BC" w:rsidP="00F633A5">
          <w:pPr>
            <w:pStyle w:val="TOC1"/>
            <w:tabs>
              <w:tab w:val="left" w:pos="480"/>
            </w:tabs>
            <w:jc w:val="both"/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187864954" w:history="1">
            <w:r w:rsidRPr="00DF2112">
              <w:rPr>
                <w:rStyle w:val="Hyperlink"/>
                <w:noProof/>
              </w:rPr>
              <w:t>3</w:t>
            </w:r>
            <w:r>
              <w:rPr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DF2112">
              <w:rPr>
                <w:rStyle w:val="Hyperlink"/>
                <w:rFonts w:hint="eastAsia"/>
                <w:noProof/>
                <w:rtl/>
              </w:rPr>
              <w:t>התקנה</w:t>
            </w:r>
            <w:r w:rsidRPr="00DF2112">
              <w:rPr>
                <w:rStyle w:val="Hyperlink"/>
                <w:noProof/>
                <w:rtl/>
              </w:rPr>
              <w:t xml:space="preserve"> </w:t>
            </w:r>
            <w:r w:rsidRPr="00DF2112">
              <w:rPr>
                <w:rStyle w:val="Hyperlink"/>
                <w:rFonts w:hint="eastAsia"/>
                <w:noProof/>
                <w:rtl/>
              </w:rPr>
              <w:t>והגדרה</w:t>
            </w:r>
            <w:r w:rsidRPr="00DF2112">
              <w:rPr>
                <w:rStyle w:val="Hyperlink"/>
                <w:noProof/>
                <w:rtl/>
              </w:rPr>
              <w:t xml:space="preserve"> </w:t>
            </w:r>
            <w:r w:rsidRPr="00DF2112">
              <w:rPr>
                <w:rStyle w:val="Hyperlink"/>
                <w:rFonts w:hint="eastAsia"/>
                <w:noProof/>
                <w:rtl/>
              </w:rPr>
              <w:t>בסיסית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Toc187864954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8B286B">
              <w:rPr>
                <w:noProof/>
                <w:webHidden/>
                <w:rtl/>
              </w:rPr>
              <w:t>13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576B390" w14:textId="77777777" w:rsidR="00F633A5" w:rsidRDefault="009346BC" w:rsidP="00F633A5">
          <w:pPr>
            <w:pStyle w:val="TOC3"/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187864955" w:history="1">
            <w:r w:rsidRPr="00DF2112">
              <w:rPr>
                <w:rStyle w:val="Hyperlink"/>
                <w:noProof/>
                <w:rtl/>
              </w:rPr>
              <w:t>3.1.1</w:t>
            </w:r>
            <w:r>
              <w:rPr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DF2112">
              <w:rPr>
                <w:rStyle w:val="Hyperlink"/>
                <w:rFonts w:hint="eastAsia"/>
                <w:noProof/>
                <w:rtl/>
              </w:rPr>
              <w:t>הוספת</w:t>
            </w:r>
            <w:r w:rsidRPr="00DF2112">
              <w:rPr>
                <w:rStyle w:val="Hyperlink"/>
                <w:noProof/>
                <w:rtl/>
              </w:rPr>
              <w:t xml:space="preserve"> </w:t>
            </w:r>
            <w:r w:rsidRPr="00DF2112">
              <w:rPr>
                <w:rStyle w:val="Hyperlink"/>
                <w:rFonts w:hint="eastAsia"/>
                <w:noProof/>
                <w:rtl/>
              </w:rPr>
              <w:t>חבילות</w:t>
            </w:r>
            <w:r w:rsidRPr="00DF2112">
              <w:rPr>
                <w:rStyle w:val="Hyperlink"/>
                <w:noProof/>
                <w:rtl/>
              </w:rPr>
              <w:t xml:space="preserve"> NuGet </w:t>
            </w:r>
            <w:r w:rsidRPr="00DF2112">
              <w:rPr>
                <w:rStyle w:val="Hyperlink"/>
                <w:rFonts w:hint="eastAsia"/>
                <w:noProof/>
                <w:rtl/>
              </w:rPr>
              <w:t>נדרשות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Toc187864955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8B286B">
              <w:rPr>
                <w:noProof/>
                <w:webHidden/>
                <w:rtl/>
              </w:rPr>
              <w:t>13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5D37EE4" w14:textId="77777777" w:rsidR="00F633A5" w:rsidRDefault="009346BC" w:rsidP="00F633A5">
          <w:pPr>
            <w:pStyle w:val="TOC2"/>
            <w:jc w:val="both"/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187864956" w:history="1">
            <w:r w:rsidRPr="00DF2112">
              <w:rPr>
                <w:rStyle w:val="Hyperlink"/>
                <w:noProof/>
                <w:rtl/>
              </w:rPr>
              <w:t>3.2</w:t>
            </w:r>
            <w:r>
              <w:rPr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DF2112">
              <w:rPr>
                <w:rStyle w:val="Hyperlink"/>
                <w:rFonts w:hint="eastAsia"/>
                <w:noProof/>
                <w:rtl/>
              </w:rPr>
              <w:t>התקנת</w:t>
            </w:r>
            <w:r w:rsidRPr="00DF2112">
              <w:rPr>
                <w:rStyle w:val="Hyperlink"/>
                <w:noProof/>
                <w:rtl/>
              </w:rPr>
              <w:t xml:space="preserve"> OpenTelemetry Collector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Toc187864956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8B286B">
              <w:rPr>
                <w:noProof/>
                <w:webHidden/>
                <w:rtl/>
              </w:rPr>
              <w:t>13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DB7DA07" w14:textId="77777777" w:rsidR="00F633A5" w:rsidRDefault="009346BC" w:rsidP="00F633A5">
          <w:pPr>
            <w:pStyle w:val="TOC3"/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187864957" w:history="1">
            <w:r w:rsidRPr="00DF2112">
              <w:rPr>
                <w:rStyle w:val="Hyperlink"/>
                <w:noProof/>
                <w:rtl/>
              </w:rPr>
              <w:t>3.2.1</w:t>
            </w:r>
            <w:r>
              <w:rPr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DF2112">
              <w:rPr>
                <w:rStyle w:val="Hyperlink"/>
                <w:rFonts w:hint="eastAsia"/>
                <w:noProof/>
                <w:rtl/>
              </w:rPr>
              <w:t>התקנה</w:t>
            </w:r>
            <w:r w:rsidRPr="00DF2112">
              <w:rPr>
                <w:rStyle w:val="Hyperlink"/>
                <w:noProof/>
                <w:rtl/>
              </w:rPr>
              <w:t xml:space="preserve"> </w:t>
            </w:r>
            <w:r w:rsidRPr="00DF2112">
              <w:rPr>
                <w:rStyle w:val="Hyperlink"/>
                <w:rFonts w:hint="eastAsia"/>
                <w:noProof/>
                <w:rtl/>
              </w:rPr>
              <w:t>על</w:t>
            </w:r>
            <w:r w:rsidRPr="00DF2112">
              <w:rPr>
                <w:rStyle w:val="Hyperlink"/>
                <w:noProof/>
                <w:rtl/>
              </w:rPr>
              <w:t xml:space="preserve"> OpenShift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Toc187864957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8B286B">
              <w:rPr>
                <w:noProof/>
                <w:webHidden/>
                <w:rtl/>
              </w:rPr>
              <w:t>13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1341949" w14:textId="77777777" w:rsidR="00F633A5" w:rsidRDefault="009346BC" w:rsidP="00F633A5">
          <w:pPr>
            <w:pStyle w:val="TOC3"/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187864958" w:history="1">
            <w:r w:rsidRPr="00DF2112">
              <w:rPr>
                <w:rStyle w:val="Hyperlink"/>
                <w:noProof/>
                <w:rtl/>
              </w:rPr>
              <w:t>3.2.2</w:t>
            </w:r>
            <w:r>
              <w:rPr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DF2112">
              <w:rPr>
                <w:rStyle w:val="Hyperlink"/>
                <w:rFonts w:hint="eastAsia"/>
                <w:noProof/>
                <w:rtl/>
              </w:rPr>
              <w:t>התקנה</w:t>
            </w:r>
            <w:r w:rsidRPr="00DF2112">
              <w:rPr>
                <w:rStyle w:val="Hyperlink"/>
                <w:noProof/>
                <w:rtl/>
              </w:rPr>
              <w:t xml:space="preserve"> </w:t>
            </w:r>
            <w:r w:rsidRPr="00DF2112">
              <w:rPr>
                <w:rStyle w:val="Hyperlink"/>
                <w:rFonts w:hint="eastAsia"/>
                <w:noProof/>
                <w:rtl/>
              </w:rPr>
              <w:t>על</w:t>
            </w:r>
            <w:r w:rsidRPr="00DF2112">
              <w:rPr>
                <w:rStyle w:val="Hyperlink"/>
                <w:noProof/>
                <w:rtl/>
              </w:rPr>
              <w:t xml:space="preserve"> </w:t>
            </w:r>
            <w:r w:rsidRPr="00DF2112">
              <w:rPr>
                <w:rStyle w:val="Hyperlink"/>
                <w:noProof/>
              </w:rPr>
              <w:t>Docker</w:t>
            </w:r>
            <w:r w:rsidRPr="00DF2112">
              <w:rPr>
                <w:rStyle w:val="Hyperlink"/>
                <w:noProof/>
                <w:rtl/>
              </w:rPr>
              <w:t xml:space="preserve">, </w:t>
            </w:r>
            <w:r w:rsidRPr="00DF2112">
              <w:rPr>
                <w:rStyle w:val="Hyperlink"/>
                <w:noProof/>
              </w:rPr>
              <w:t xml:space="preserve">Docker Compose </w:t>
            </w:r>
            <w:r w:rsidRPr="00DF2112">
              <w:rPr>
                <w:rStyle w:val="Hyperlink"/>
                <w:noProof/>
                <w:rtl/>
              </w:rPr>
              <w:t xml:space="preserve"> , </w:t>
            </w:r>
            <w:r w:rsidRPr="00DF2112">
              <w:rPr>
                <w:rStyle w:val="Hyperlink"/>
                <w:noProof/>
              </w:rPr>
              <w:t>K8S</w:t>
            </w:r>
            <w:r w:rsidRPr="00DF2112">
              <w:rPr>
                <w:rStyle w:val="Hyperlink"/>
                <w:noProof/>
                <w:rtl/>
              </w:rPr>
              <w:t xml:space="preserve"> , </w:t>
            </w:r>
            <w:r w:rsidRPr="00DF2112">
              <w:rPr>
                <w:rStyle w:val="Hyperlink"/>
                <w:noProof/>
              </w:rPr>
              <w:t xml:space="preserve">Linux </w:t>
            </w:r>
            <w:r w:rsidRPr="00DF2112">
              <w:rPr>
                <w:rStyle w:val="Hyperlink"/>
                <w:noProof/>
                <w:rtl/>
              </w:rPr>
              <w:t xml:space="preserve"> </w:t>
            </w:r>
            <w:r w:rsidRPr="00DF2112">
              <w:rPr>
                <w:rStyle w:val="Hyperlink"/>
                <w:rFonts w:hint="eastAsia"/>
                <w:noProof/>
                <w:rtl/>
              </w:rPr>
              <w:t>ומערכות</w:t>
            </w:r>
            <w:r w:rsidRPr="00DF2112">
              <w:rPr>
                <w:rStyle w:val="Hyperlink"/>
                <w:noProof/>
                <w:rtl/>
              </w:rPr>
              <w:t xml:space="preserve"> </w:t>
            </w:r>
            <w:r w:rsidRPr="00DF2112">
              <w:rPr>
                <w:rStyle w:val="Hyperlink"/>
                <w:rFonts w:hint="eastAsia"/>
                <w:noProof/>
                <w:rtl/>
              </w:rPr>
              <w:t>הפעלה</w:t>
            </w:r>
            <w:r w:rsidRPr="00DF2112">
              <w:rPr>
                <w:rStyle w:val="Hyperlink"/>
                <w:noProof/>
                <w:rtl/>
              </w:rPr>
              <w:t xml:space="preserve"> </w:t>
            </w:r>
            <w:r w:rsidRPr="00DF2112">
              <w:rPr>
                <w:rStyle w:val="Hyperlink"/>
                <w:rFonts w:hint="eastAsia"/>
                <w:noProof/>
                <w:rtl/>
              </w:rPr>
              <w:t>נוספות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Toc187864958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8B286B">
              <w:rPr>
                <w:noProof/>
                <w:webHidden/>
                <w:rtl/>
              </w:rPr>
              <w:t>13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6BAB7B8" w14:textId="77777777" w:rsidR="00F633A5" w:rsidRDefault="009346BC" w:rsidP="00F633A5">
          <w:pPr>
            <w:pStyle w:val="TOC2"/>
            <w:jc w:val="both"/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187864959" w:history="1">
            <w:r w:rsidRPr="00DF2112">
              <w:rPr>
                <w:rStyle w:val="Hyperlink"/>
                <w:noProof/>
                <w:rtl/>
              </w:rPr>
              <w:t>3.3</w:t>
            </w:r>
            <w:r>
              <w:rPr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DF2112">
              <w:rPr>
                <w:rStyle w:val="Hyperlink"/>
                <w:rFonts w:hint="eastAsia"/>
                <w:noProof/>
                <w:rtl/>
              </w:rPr>
              <w:t>קונפיגורציה</w:t>
            </w:r>
            <w:r w:rsidRPr="00DF2112">
              <w:rPr>
                <w:rStyle w:val="Hyperlink"/>
                <w:noProof/>
                <w:rtl/>
              </w:rPr>
              <w:t xml:space="preserve"> </w:t>
            </w:r>
            <w:r w:rsidRPr="00DF2112">
              <w:rPr>
                <w:rStyle w:val="Hyperlink"/>
                <w:rFonts w:hint="eastAsia"/>
                <w:noProof/>
                <w:rtl/>
              </w:rPr>
              <w:t>בסיסית</w:t>
            </w:r>
            <w:r w:rsidRPr="00DF2112">
              <w:rPr>
                <w:rStyle w:val="Hyperlink"/>
                <w:noProof/>
                <w:rtl/>
              </w:rPr>
              <w:t xml:space="preserve"> </w:t>
            </w:r>
            <w:r w:rsidRPr="00DF2112">
              <w:rPr>
                <w:rStyle w:val="Hyperlink"/>
                <w:rFonts w:hint="eastAsia"/>
                <w:noProof/>
                <w:rtl/>
              </w:rPr>
              <w:t>ב</w:t>
            </w:r>
            <w:r w:rsidRPr="00DF2112">
              <w:rPr>
                <w:rStyle w:val="Hyperlink"/>
                <w:noProof/>
                <w:rtl/>
              </w:rPr>
              <w:t>-</w:t>
            </w:r>
            <w:r w:rsidRPr="00DF2112">
              <w:rPr>
                <w:rStyle w:val="Hyperlink"/>
                <w:noProof/>
              </w:rPr>
              <w:t>.NET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Toc187864959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8B286B">
              <w:rPr>
                <w:noProof/>
                <w:webHidden/>
                <w:rtl/>
              </w:rPr>
              <w:t>13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4270282" w14:textId="77777777" w:rsidR="00F633A5" w:rsidRDefault="009346BC" w:rsidP="00F633A5">
          <w:pPr>
            <w:pStyle w:val="TOC2"/>
            <w:jc w:val="both"/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187864960" w:history="1">
            <w:r w:rsidRPr="00DF2112">
              <w:rPr>
                <w:rStyle w:val="Hyperlink"/>
                <w:noProof/>
              </w:rPr>
              <w:t>3.4</w:t>
            </w:r>
            <w:r>
              <w:rPr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DF2112">
              <w:rPr>
                <w:rStyle w:val="Hyperlink"/>
                <w:rFonts w:hint="eastAsia"/>
                <w:noProof/>
                <w:rtl/>
              </w:rPr>
              <w:t>הגדרת</w:t>
            </w:r>
            <w:r w:rsidRPr="00DF2112">
              <w:rPr>
                <w:rStyle w:val="Hyperlink"/>
                <w:noProof/>
                <w:rtl/>
              </w:rPr>
              <w:t xml:space="preserve"> Traces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Toc187864960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8B286B">
              <w:rPr>
                <w:noProof/>
                <w:webHidden/>
                <w:rtl/>
              </w:rPr>
              <w:t>14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79807F3" w14:textId="77777777" w:rsidR="00F633A5" w:rsidRDefault="009346BC" w:rsidP="00F633A5">
          <w:pPr>
            <w:pStyle w:val="TOC3"/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187864961" w:history="1">
            <w:r w:rsidRPr="00DF2112">
              <w:rPr>
                <w:rStyle w:val="Hyperlink"/>
                <w:noProof/>
              </w:rPr>
              <w:t>3.4.1</w:t>
            </w:r>
            <w:r>
              <w:rPr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DF2112">
              <w:rPr>
                <w:rStyle w:val="Hyperlink"/>
                <w:rFonts w:hint="eastAsia"/>
                <w:noProof/>
                <w:rtl/>
              </w:rPr>
              <w:t>דוגמה</w:t>
            </w:r>
            <w:r w:rsidRPr="00DF2112">
              <w:rPr>
                <w:rStyle w:val="Hyperlink"/>
                <w:noProof/>
                <w:rtl/>
              </w:rPr>
              <w:t xml:space="preserve"> </w:t>
            </w:r>
            <w:r w:rsidRPr="00DF2112">
              <w:rPr>
                <w:rStyle w:val="Hyperlink"/>
                <w:rFonts w:hint="eastAsia"/>
                <w:noProof/>
                <w:rtl/>
              </w:rPr>
              <w:t>לפרויקט</w:t>
            </w:r>
            <w:r w:rsidRPr="00DF2112">
              <w:rPr>
                <w:rStyle w:val="Hyperlink"/>
                <w:noProof/>
                <w:rtl/>
              </w:rPr>
              <w:t xml:space="preserve"> Console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Toc187864961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8B286B">
              <w:rPr>
                <w:noProof/>
                <w:webHidden/>
                <w:rtl/>
              </w:rPr>
              <w:t>14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E75BD22" w14:textId="77777777" w:rsidR="00F633A5" w:rsidRDefault="009346BC" w:rsidP="00F633A5">
          <w:pPr>
            <w:pStyle w:val="TOC3"/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187864962" w:history="1">
            <w:r w:rsidRPr="00DF2112">
              <w:rPr>
                <w:rStyle w:val="Hyperlink"/>
                <w:noProof/>
              </w:rPr>
              <w:t>3.4.2</w:t>
            </w:r>
            <w:r>
              <w:rPr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DF2112">
              <w:rPr>
                <w:rStyle w:val="Hyperlink"/>
                <w:rFonts w:hint="eastAsia"/>
                <w:noProof/>
                <w:rtl/>
              </w:rPr>
              <w:t>דוגמה</w:t>
            </w:r>
            <w:r w:rsidRPr="00DF2112">
              <w:rPr>
                <w:rStyle w:val="Hyperlink"/>
                <w:noProof/>
                <w:rtl/>
              </w:rPr>
              <w:t xml:space="preserve"> </w:t>
            </w:r>
            <w:r w:rsidRPr="00DF2112">
              <w:rPr>
                <w:rStyle w:val="Hyperlink"/>
                <w:rFonts w:hint="eastAsia"/>
                <w:noProof/>
                <w:rtl/>
              </w:rPr>
              <w:t>לפרויקט</w:t>
            </w:r>
            <w:r w:rsidRPr="00DF2112">
              <w:rPr>
                <w:rStyle w:val="Hyperlink"/>
                <w:noProof/>
                <w:rtl/>
              </w:rPr>
              <w:t xml:space="preserve"> ASP.NET Core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Toc187864962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8B286B">
              <w:rPr>
                <w:noProof/>
                <w:webHidden/>
                <w:rtl/>
              </w:rPr>
              <w:t>14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5E5A29C" w14:textId="77777777" w:rsidR="00F633A5" w:rsidRDefault="009346BC" w:rsidP="00F633A5">
          <w:pPr>
            <w:pStyle w:val="TOC3"/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187864963" w:history="1">
            <w:r w:rsidRPr="00DF2112">
              <w:rPr>
                <w:rStyle w:val="Hyperlink"/>
                <w:noProof/>
              </w:rPr>
              <w:t>3.4.3</w:t>
            </w:r>
            <w:r>
              <w:rPr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DF2112">
              <w:rPr>
                <w:rStyle w:val="Hyperlink"/>
                <w:noProof/>
                <w:rtl/>
              </w:rPr>
              <w:t xml:space="preserve">Instrumentations </w:t>
            </w:r>
            <w:r w:rsidRPr="00DF2112">
              <w:rPr>
                <w:rStyle w:val="Hyperlink"/>
                <w:rFonts w:hint="eastAsia"/>
                <w:noProof/>
                <w:rtl/>
              </w:rPr>
              <w:t>נפוצים</w:t>
            </w:r>
            <w:r w:rsidRPr="00DF2112">
              <w:rPr>
                <w:rStyle w:val="Hyperlink"/>
                <w:noProof/>
                <w:rtl/>
              </w:rPr>
              <w:t xml:space="preserve"> (HTTP, SQL, gRPC </w:t>
            </w:r>
            <w:r w:rsidRPr="00DF2112">
              <w:rPr>
                <w:rStyle w:val="Hyperlink"/>
                <w:rFonts w:hint="eastAsia"/>
                <w:noProof/>
                <w:rtl/>
              </w:rPr>
              <w:t>ועוד</w:t>
            </w:r>
            <w:r w:rsidRPr="00DF2112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Toc187864963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8B286B">
              <w:rPr>
                <w:noProof/>
                <w:webHidden/>
                <w:rtl/>
              </w:rPr>
              <w:t>16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59C0BD2" w14:textId="77777777" w:rsidR="00F633A5" w:rsidRDefault="009346BC" w:rsidP="00F633A5">
          <w:pPr>
            <w:pStyle w:val="TOC2"/>
            <w:jc w:val="both"/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187864964" w:history="1">
            <w:r w:rsidRPr="00DF2112">
              <w:rPr>
                <w:rStyle w:val="Hyperlink"/>
                <w:noProof/>
              </w:rPr>
              <w:t>3.5</w:t>
            </w:r>
            <w:r>
              <w:rPr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DF2112">
              <w:rPr>
                <w:rStyle w:val="Hyperlink"/>
                <w:rFonts w:hint="eastAsia"/>
                <w:noProof/>
                <w:rtl/>
              </w:rPr>
              <w:t>הגדרת</w:t>
            </w:r>
            <w:r w:rsidRPr="00DF2112">
              <w:rPr>
                <w:rStyle w:val="Hyperlink"/>
                <w:noProof/>
                <w:rtl/>
              </w:rPr>
              <w:t xml:space="preserve"> Metrics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Toc187864964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8B286B">
              <w:rPr>
                <w:noProof/>
                <w:webHidden/>
                <w:rtl/>
              </w:rPr>
              <w:t>17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E7E4644" w14:textId="77777777" w:rsidR="00F633A5" w:rsidRDefault="009346BC" w:rsidP="00F633A5">
          <w:pPr>
            <w:pStyle w:val="TOC2"/>
            <w:jc w:val="both"/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187864965" w:history="1">
            <w:r w:rsidRPr="00DF2112">
              <w:rPr>
                <w:rStyle w:val="Hyperlink"/>
                <w:noProof/>
              </w:rPr>
              <w:t>3.6</w:t>
            </w:r>
            <w:r>
              <w:rPr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DF2112">
              <w:rPr>
                <w:rStyle w:val="Hyperlink"/>
                <w:noProof/>
                <w:rtl/>
              </w:rPr>
              <w:t xml:space="preserve">. </w:t>
            </w:r>
            <w:r w:rsidRPr="00DF2112">
              <w:rPr>
                <w:rStyle w:val="Hyperlink"/>
                <w:rFonts w:hint="eastAsia"/>
                <w:noProof/>
                <w:rtl/>
              </w:rPr>
              <w:t>הגדרת</w:t>
            </w:r>
            <w:r w:rsidRPr="00DF2112">
              <w:rPr>
                <w:rStyle w:val="Hyperlink"/>
                <w:noProof/>
                <w:rtl/>
              </w:rPr>
              <w:t xml:space="preserve"> Logs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Toc187864965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8B286B">
              <w:rPr>
                <w:noProof/>
                <w:webHidden/>
                <w:rtl/>
              </w:rPr>
              <w:t>19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D5A636A" w14:textId="77777777" w:rsidR="00F633A5" w:rsidRDefault="009346BC" w:rsidP="00F633A5">
          <w:pPr>
            <w:pStyle w:val="TOC2"/>
            <w:jc w:val="both"/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187864966" w:history="1">
            <w:r w:rsidRPr="00DF2112">
              <w:rPr>
                <w:rStyle w:val="Hyperlink"/>
                <w:noProof/>
              </w:rPr>
              <w:t>3.7</w:t>
            </w:r>
            <w:r>
              <w:rPr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DF2112">
              <w:rPr>
                <w:rStyle w:val="Hyperlink"/>
                <w:rFonts w:hint="eastAsia"/>
                <w:noProof/>
                <w:rtl/>
              </w:rPr>
              <w:t>אקספורטרים</w:t>
            </w:r>
            <w:r w:rsidRPr="00DF2112">
              <w:rPr>
                <w:rStyle w:val="Hyperlink"/>
                <w:noProof/>
                <w:rtl/>
              </w:rPr>
              <w:t xml:space="preserve"> (Exporters) </w:t>
            </w:r>
            <w:r w:rsidRPr="00DF2112">
              <w:rPr>
                <w:rStyle w:val="Hyperlink"/>
                <w:rFonts w:hint="eastAsia"/>
                <w:noProof/>
                <w:rtl/>
              </w:rPr>
              <w:t>נפוצים</w:t>
            </w:r>
            <w:r w:rsidRPr="00DF2112">
              <w:rPr>
                <w:rStyle w:val="Hyperlink"/>
                <w:noProof/>
                <w:rtl/>
              </w:rPr>
              <w:t xml:space="preserve"> ( </w:t>
            </w:r>
            <w:r w:rsidRPr="00DF2112">
              <w:rPr>
                <w:rStyle w:val="Hyperlink"/>
                <w:rFonts w:hint="eastAsia"/>
                <w:noProof/>
                <w:rtl/>
              </w:rPr>
              <w:t>בשלב</w:t>
            </w:r>
            <w:r w:rsidRPr="00DF2112">
              <w:rPr>
                <w:rStyle w:val="Hyperlink"/>
                <w:noProof/>
                <w:rtl/>
              </w:rPr>
              <w:t xml:space="preserve"> </w:t>
            </w:r>
            <w:r w:rsidRPr="00DF2112">
              <w:rPr>
                <w:rStyle w:val="Hyperlink"/>
                <w:rFonts w:hint="eastAsia"/>
                <w:noProof/>
                <w:rtl/>
              </w:rPr>
              <w:t>זה</w:t>
            </w:r>
            <w:r w:rsidRPr="00DF2112">
              <w:rPr>
                <w:rStyle w:val="Hyperlink"/>
                <w:noProof/>
                <w:rtl/>
              </w:rPr>
              <w:t xml:space="preserve"> </w:t>
            </w:r>
            <w:r w:rsidRPr="00DF2112">
              <w:rPr>
                <w:rStyle w:val="Hyperlink"/>
                <w:rFonts w:hint="eastAsia"/>
                <w:noProof/>
                <w:rtl/>
              </w:rPr>
              <w:t>תרם</w:t>
            </w:r>
            <w:r w:rsidRPr="00DF2112">
              <w:rPr>
                <w:rStyle w:val="Hyperlink"/>
                <w:noProof/>
                <w:rtl/>
              </w:rPr>
              <w:t xml:space="preserve"> </w:t>
            </w:r>
            <w:r w:rsidRPr="00DF2112">
              <w:rPr>
                <w:rStyle w:val="Hyperlink"/>
                <w:rFonts w:hint="eastAsia"/>
                <w:noProof/>
                <w:rtl/>
              </w:rPr>
              <w:t>נסגר</w:t>
            </w:r>
            <w:r w:rsidRPr="00DF2112">
              <w:rPr>
                <w:rStyle w:val="Hyperlink"/>
                <w:noProof/>
                <w:rtl/>
              </w:rPr>
              <w:t xml:space="preserve"> </w:t>
            </w:r>
            <w:r w:rsidRPr="00DF2112">
              <w:rPr>
                <w:rStyle w:val="Hyperlink"/>
                <w:rFonts w:hint="eastAsia"/>
                <w:noProof/>
                <w:rtl/>
              </w:rPr>
              <w:t>במכבי</w:t>
            </w:r>
            <w:r w:rsidRPr="00DF2112">
              <w:rPr>
                <w:rStyle w:val="Hyperlink"/>
                <w:noProof/>
                <w:rtl/>
              </w:rPr>
              <w:t xml:space="preserve"> </w:t>
            </w:r>
            <w:r w:rsidRPr="00DF2112">
              <w:rPr>
                <w:rStyle w:val="Hyperlink"/>
                <w:rFonts w:hint="eastAsia"/>
                <w:noProof/>
                <w:rtl/>
              </w:rPr>
              <w:t>על</w:t>
            </w:r>
            <w:r w:rsidRPr="00DF2112">
              <w:rPr>
                <w:rStyle w:val="Hyperlink"/>
                <w:noProof/>
                <w:rtl/>
              </w:rPr>
              <w:t xml:space="preserve"> </w:t>
            </w:r>
            <w:r w:rsidRPr="00DF2112">
              <w:rPr>
                <w:rStyle w:val="Hyperlink"/>
                <w:noProof/>
              </w:rPr>
              <w:t>Exporter</w:t>
            </w:r>
            <w:r w:rsidRPr="00DF2112">
              <w:rPr>
                <w:rStyle w:val="Hyperlink"/>
                <w:rFonts w:cs="Arial"/>
                <w:noProof/>
                <w:rtl/>
              </w:rPr>
              <w:t xml:space="preserve"> </w:t>
            </w:r>
            <w:r w:rsidRPr="00DF2112">
              <w:rPr>
                <w:rStyle w:val="Hyperlink"/>
                <w:rFonts w:hint="eastAsia"/>
                <w:noProof/>
                <w:rtl/>
              </w:rPr>
              <w:t>המתאים</w:t>
            </w:r>
            <w:r w:rsidRPr="00DF2112">
              <w:rPr>
                <w:rStyle w:val="Hyperlink"/>
                <w:noProof/>
                <w:rtl/>
              </w:rPr>
              <w:t xml:space="preserve"> )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Toc187864966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8B286B">
              <w:rPr>
                <w:noProof/>
                <w:webHidden/>
                <w:rtl/>
              </w:rPr>
              <w:t>20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FA4A2A4" w14:textId="77777777" w:rsidR="00F633A5" w:rsidRDefault="009346BC" w:rsidP="00F633A5">
          <w:pPr>
            <w:pStyle w:val="TOC3"/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187864967" w:history="1">
            <w:r w:rsidRPr="00DF2112">
              <w:rPr>
                <w:rStyle w:val="Hyperlink"/>
                <w:noProof/>
              </w:rPr>
              <w:t>3.7.1</w:t>
            </w:r>
            <w:r>
              <w:rPr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DF2112">
              <w:rPr>
                <w:rStyle w:val="Hyperlink"/>
                <w:noProof/>
                <w:rtl/>
              </w:rPr>
              <w:t>Console Exporter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Toc187864967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8B286B">
              <w:rPr>
                <w:noProof/>
                <w:webHidden/>
                <w:rtl/>
              </w:rPr>
              <w:t>20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A002BD8" w14:textId="77777777" w:rsidR="00F633A5" w:rsidRDefault="009346BC" w:rsidP="00F633A5">
          <w:pPr>
            <w:pStyle w:val="TOC3"/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187864968" w:history="1">
            <w:r w:rsidRPr="00DF2112">
              <w:rPr>
                <w:rStyle w:val="Hyperlink"/>
                <w:noProof/>
              </w:rPr>
              <w:t>3.7.2</w:t>
            </w:r>
            <w:r>
              <w:rPr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DF2112">
              <w:rPr>
                <w:rStyle w:val="Hyperlink"/>
                <w:noProof/>
                <w:rtl/>
              </w:rPr>
              <w:t>Jaeger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Toc187864968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8B286B">
              <w:rPr>
                <w:noProof/>
                <w:webHidden/>
                <w:rtl/>
              </w:rPr>
              <w:t>20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39ED522" w14:textId="77777777" w:rsidR="00F633A5" w:rsidRDefault="009346BC" w:rsidP="00F633A5">
          <w:pPr>
            <w:pStyle w:val="TOC3"/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187864969" w:history="1">
            <w:r w:rsidRPr="00DF2112">
              <w:rPr>
                <w:rStyle w:val="Hyperlink"/>
                <w:noProof/>
              </w:rPr>
              <w:t>3.7.3</w:t>
            </w:r>
            <w:r>
              <w:rPr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DF2112">
              <w:rPr>
                <w:rStyle w:val="Hyperlink"/>
                <w:noProof/>
                <w:rtl/>
              </w:rPr>
              <w:t>Zipkin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Toc187864969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8B286B">
              <w:rPr>
                <w:noProof/>
                <w:webHidden/>
                <w:rtl/>
              </w:rPr>
              <w:t>20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F636720" w14:textId="77777777" w:rsidR="00F633A5" w:rsidRDefault="009346BC" w:rsidP="00F633A5">
          <w:pPr>
            <w:pStyle w:val="TOC3"/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187864970" w:history="1">
            <w:r w:rsidRPr="00DF2112">
              <w:rPr>
                <w:rStyle w:val="Hyperlink"/>
                <w:noProof/>
              </w:rPr>
              <w:t>3.7.4</w:t>
            </w:r>
            <w:r>
              <w:rPr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DF2112">
              <w:rPr>
                <w:rStyle w:val="Hyperlink"/>
                <w:noProof/>
                <w:rtl/>
              </w:rPr>
              <w:t>OTLP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Toc187864970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8B286B">
              <w:rPr>
                <w:noProof/>
                <w:webHidden/>
                <w:rtl/>
              </w:rPr>
              <w:t>20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377EE12" w14:textId="77777777" w:rsidR="00F633A5" w:rsidRDefault="009346BC" w:rsidP="00F633A5">
          <w:pPr>
            <w:pStyle w:val="TOC2"/>
            <w:jc w:val="both"/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187864971" w:history="1">
            <w:r w:rsidRPr="00DF2112">
              <w:rPr>
                <w:rStyle w:val="Hyperlink"/>
                <w:noProof/>
              </w:rPr>
              <w:t>3.8</w:t>
            </w:r>
            <w:r>
              <w:rPr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DF2112">
              <w:rPr>
                <w:rStyle w:val="Hyperlink"/>
                <w:rFonts w:hint="eastAsia"/>
                <w:noProof/>
                <w:rtl/>
              </w:rPr>
              <w:t>שימוש</w:t>
            </w:r>
            <w:r w:rsidRPr="00DF2112">
              <w:rPr>
                <w:rStyle w:val="Hyperlink"/>
                <w:noProof/>
                <w:rtl/>
              </w:rPr>
              <w:t xml:space="preserve"> </w:t>
            </w:r>
            <w:r w:rsidRPr="00DF2112">
              <w:rPr>
                <w:rStyle w:val="Hyperlink"/>
                <w:rFonts w:hint="eastAsia"/>
                <w:noProof/>
                <w:rtl/>
              </w:rPr>
              <w:t>במשתני</w:t>
            </w:r>
            <w:r w:rsidRPr="00DF2112">
              <w:rPr>
                <w:rStyle w:val="Hyperlink"/>
                <w:noProof/>
                <w:rtl/>
              </w:rPr>
              <w:t xml:space="preserve"> </w:t>
            </w:r>
            <w:r w:rsidRPr="00DF2112">
              <w:rPr>
                <w:rStyle w:val="Hyperlink"/>
                <w:rFonts w:hint="eastAsia"/>
                <w:noProof/>
                <w:rtl/>
              </w:rPr>
              <w:t>סביבה</w:t>
            </w:r>
            <w:r w:rsidRPr="00DF2112">
              <w:rPr>
                <w:rStyle w:val="Hyperlink"/>
                <w:noProof/>
                <w:rtl/>
              </w:rPr>
              <w:t xml:space="preserve"> (Environment Variables)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Toc187864971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8B286B">
              <w:rPr>
                <w:noProof/>
                <w:webHidden/>
                <w:rtl/>
              </w:rPr>
              <w:t>21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AF51243" w14:textId="77777777" w:rsidR="00F633A5" w:rsidRDefault="009346BC" w:rsidP="00F633A5">
          <w:pPr>
            <w:pStyle w:val="TOC1"/>
            <w:tabs>
              <w:tab w:val="left" w:pos="480"/>
            </w:tabs>
            <w:jc w:val="both"/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187864972" w:history="1">
            <w:r w:rsidRPr="00DF2112">
              <w:rPr>
                <w:rStyle w:val="Hyperlink"/>
                <w:noProof/>
              </w:rPr>
              <w:t>4</w:t>
            </w:r>
            <w:r>
              <w:rPr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DF2112">
              <w:rPr>
                <w:rStyle w:val="Hyperlink"/>
                <w:rFonts w:hint="eastAsia"/>
                <w:noProof/>
                <w:rtl/>
              </w:rPr>
              <w:t>יישום</w:t>
            </w:r>
            <w:r w:rsidRPr="00DF2112">
              <w:rPr>
                <w:rStyle w:val="Hyperlink"/>
                <w:noProof/>
                <w:rtl/>
              </w:rPr>
              <w:t xml:space="preserve"> OpenTelemetry </w:t>
            </w:r>
            <w:r w:rsidRPr="00DF2112">
              <w:rPr>
                <w:rStyle w:val="Hyperlink"/>
                <w:rFonts w:hint="eastAsia"/>
                <w:noProof/>
                <w:rtl/>
              </w:rPr>
              <w:t>בסביבות</w:t>
            </w:r>
            <w:r w:rsidRPr="00DF2112">
              <w:rPr>
                <w:rStyle w:val="Hyperlink"/>
                <w:noProof/>
                <w:rtl/>
              </w:rPr>
              <w:t xml:space="preserve"> </w:t>
            </w:r>
            <w:r w:rsidRPr="00DF2112">
              <w:rPr>
                <w:rStyle w:val="Hyperlink"/>
                <w:rFonts w:hint="eastAsia"/>
                <w:noProof/>
                <w:rtl/>
              </w:rPr>
              <w:t>השונות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Toc187864972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8B286B">
              <w:rPr>
                <w:noProof/>
                <w:webHidden/>
                <w:rtl/>
              </w:rPr>
              <w:t>22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6CA7992" w14:textId="77777777" w:rsidR="00F633A5" w:rsidRDefault="009346BC" w:rsidP="00F633A5">
          <w:pPr>
            <w:pStyle w:val="TOC2"/>
            <w:jc w:val="both"/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187864973" w:history="1">
            <w:r w:rsidRPr="00DF2112">
              <w:rPr>
                <w:rStyle w:val="Hyperlink"/>
                <w:noProof/>
              </w:rPr>
              <w:t>4.1</w:t>
            </w:r>
            <w:r>
              <w:rPr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DF2112">
              <w:rPr>
                <w:rStyle w:val="Hyperlink"/>
                <w:rFonts w:hint="eastAsia"/>
                <w:noProof/>
                <w:rtl/>
              </w:rPr>
              <w:t>יישום</w:t>
            </w:r>
            <w:r w:rsidRPr="00DF2112">
              <w:rPr>
                <w:rStyle w:val="Hyperlink"/>
                <w:noProof/>
                <w:rtl/>
              </w:rPr>
              <w:t xml:space="preserve"> </w:t>
            </w:r>
            <w:r w:rsidRPr="00DF2112">
              <w:rPr>
                <w:rStyle w:val="Hyperlink"/>
                <w:rFonts w:hint="eastAsia"/>
                <w:noProof/>
                <w:rtl/>
              </w:rPr>
              <w:t>ב</w:t>
            </w:r>
            <w:r w:rsidRPr="00DF2112">
              <w:rPr>
                <w:rStyle w:val="Hyperlink"/>
                <w:noProof/>
                <w:rtl/>
              </w:rPr>
              <w:t>-OpenShift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Toc187864973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8B286B">
              <w:rPr>
                <w:noProof/>
                <w:webHidden/>
                <w:rtl/>
              </w:rPr>
              <w:t>22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0A698BA" w14:textId="77777777" w:rsidR="00F633A5" w:rsidRDefault="009346BC" w:rsidP="00F633A5">
          <w:pPr>
            <w:pStyle w:val="TOC2"/>
            <w:jc w:val="both"/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187864974" w:history="1">
            <w:r w:rsidRPr="00DF2112">
              <w:rPr>
                <w:rStyle w:val="Hyperlink"/>
                <w:noProof/>
              </w:rPr>
              <w:t>4.2</w:t>
            </w:r>
            <w:r>
              <w:rPr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DF2112">
              <w:rPr>
                <w:rStyle w:val="Hyperlink"/>
                <w:rFonts w:hint="eastAsia"/>
                <w:noProof/>
                <w:rtl/>
              </w:rPr>
              <w:t>שילוב</w:t>
            </w:r>
            <w:r w:rsidRPr="00DF2112">
              <w:rPr>
                <w:rStyle w:val="Hyperlink"/>
                <w:noProof/>
                <w:rtl/>
              </w:rPr>
              <w:t xml:space="preserve"> </w:t>
            </w:r>
            <w:r w:rsidRPr="00DF2112">
              <w:rPr>
                <w:rStyle w:val="Hyperlink"/>
                <w:rFonts w:hint="eastAsia"/>
                <w:noProof/>
                <w:rtl/>
              </w:rPr>
              <w:t>עם</w:t>
            </w:r>
            <w:r w:rsidRPr="00DF2112">
              <w:rPr>
                <w:rStyle w:val="Hyperlink"/>
                <w:noProof/>
                <w:rtl/>
              </w:rPr>
              <w:t xml:space="preserve"> Knative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Toc187864974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8B286B">
              <w:rPr>
                <w:noProof/>
                <w:webHidden/>
                <w:rtl/>
              </w:rPr>
              <w:t>24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23DE45F" w14:textId="77777777" w:rsidR="00F633A5" w:rsidRDefault="009346BC" w:rsidP="00F633A5">
          <w:pPr>
            <w:pStyle w:val="TOC2"/>
            <w:jc w:val="both"/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187864975" w:history="1">
            <w:r w:rsidRPr="00DF2112">
              <w:rPr>
                <w:rStyle w:val="Hyperlink"/>
                <w:noProof/>
              </w:rPr>
              <w:t>4.3</w:t>
            </w:r>
            <w:r>
              <w:rPr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DF2112">
              <w:rPr>
                <w:rStyle w:val="Hyperlink"/>
                <w:rFonts w:hint="eastAsia"/>
                <w:noProof/>
                <w:rtl/>
              </w:rPr>
              <w:t>אינטגרציה</w:t>
            </w:r>
            <w:r w:rsidRPr="00DF2112">
              <w:rPr>
                <w:rStyle w:val="Hyperlink"/>
                <w:noProof/>
                <w:rtl/>
              </w:rPr>
              <w:t xml:space="preserve"> </w:t>
            </w:r>
            <w:r w:rsidRPr="00DF2112">
              <w:rPr>
                <w:rStyle w:val="Hyperlink"/>
                <w:rFonts w:hint="eastAsia"/>
                <w:noProof/>
                <w:rtl/>
              </w:rPr>
              <w:t>עם</w:t>
            </w:r>
            <w:r w:rsidRPr="00DF2112">
              <w:rPr>
                <w:rStyle w:val="Hyperlink"/>
                <w:noProof/>
                <w:rtl/>
              </w:rPr>
              <w:t xml:space="preserve"> Dapr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Toc187864975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8B286B">
              <w:rPr>
                <w:noProof/>
                <w:webHidden/>
                <w:rtl/>
              </w:rPr>
              <w:t>25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B6EF153" w14:textId="77777777" w:rsidR="00F633A5" w:rsidRDefault="009346BC" w:rsidP="00F633A5">
          <w:pPr>
            <w:pStyle w:val="TOC2"/>
            <w:jc w:val="both"/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187864976" w:history="1">
            <w:r w:rsidRPr="00DF2112">
              <w:rPr>
                <w:rStyle w:val="Hyperlink"/>
                <w:noProof/>
              </w:rPr>
              <w:t>4.4</w:t>
            </w:r>
            <w:r>
              <w:rPr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DF2112">
              <w:rPr>
                <w:rStyle w:val="Hyperlink"/>
                <w:rFonts w:hint="eastAsia"/>
                <w:noProof/>
                <w:rtl/>
              </w:rPr>
              <w:t>הגדרות</w:t>
            </w:r>
            <w:r w:rsidRPr="00DF2112">
              <w:rPr>
                <w:rStyle w:val="Hyperlink"/>
                <w:noProof/>
                <w:rtl/>
              </w:rPr>
              <w:t xml:space="preserve"> </w:t>
            </w:r>
            <w:r w:rsidRPr="00DF2112">
              <w:rPr>
                <w:rStyle w:val="Hyperlink"/>
                <w:rFonts w:hint="eastAsia"/>
                <w:noProof/>
                <w:rtl/>
              </w:rPr>
              <w:t>ב</w:t>
            </w:r>
            <w:r w:rsidRPr="00DF2112">
              <w:rPr>
                <w:rStyle w:val="Hyperlink"/>
                <w:noProof/>
                <w:rtl/>
              </w:rPr>
              <w:t>-Azure Container Apps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Toc187864976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8B286B">
              <w:rPr>
                <w:noProof/>
                <w:webHidden/>
                <w:rtl/>
              </w:rPr>
              <w:t>26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A2CA457" w14:textId="77777777" w:rsidR="00F633A5" w:rsidRDefault="009346BC" w:rsidP="00F633A5">
          <w:pPr>
            <w:pStyle w:val="TOC2"/>
            <w:jc w:val="both"/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187864977" w:history="1">
            <w:r w:rsidRPr="00DF2112">
              <w:rPr>
                <w:rStyle w:val="Hyperlink"/>
                <w:noProof/>
              </w:rPr>
              <w:t>4.5</w:t>
            </w:r>
            <w:r>
              <w:rPr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DF2112">
              <w:rPr>
                <w:rStyle w:val="Hyperlink"/>
                <w:rFonts w:hint="eastAsia"/>
                <w:noProof/>
                <w:rtl/>
              </w:rPr>
              <w:t>התאמה</w:t>
            </w:r>
            <w:r w:rsidRPr="00DF2112">
              <w:rPr>
                <w:rStyle w:val="Hyperlink"/>
                <w:noProof/>
                <w:rtl/>
              </w:rPr>
              <w:t xml:space="preserve"> </w:t>
            </w:r>
            <w:r w:rsidRPr="00DF2112">
              <w:rPr>
                <w:rStyle w:val="Hyperlink"/>
                <w:rFonts w:hint="eastAsia"/>
                <w:noProof/>
                <w:rtl/>
              </w:rPr>
              <w:t>אישית</w:t>
            </w:r>
            <w:r w:rsidRPr="00DF2112">
              <w:rPr>
                <w:rStyle w:val="Hyperlink"/>
                <w:noProof/>
                <w:rtl/>
              </w:rPr>
              <w:t xml:space="preserve"> </w:t>
            </w:r>
            <w:r w:rsidRPr="00DF2112">
              <w:rPr>
                <w:rStyle w:val="Hyperlink"/>
                <w:rFonts w:hint="eastAsia"/>
                <w:noProof/>
                <w:rtl/>
              </w:rPr>
              <w:t>של</w:t>
            </w:r>
            <w:r w:rsidRPr="00DF2112">
              <w:rPr>
                <w:rStyle w:val="Hyperlink"/>
                <w:noProof/>
                <w:rtl/>
              </w:rPr>
              <w:t xml:space="preserve"> Resource </w:t>
            </w:r>
            <w:r w:rsidRPr="00DF2112">
              <w:rPr>
                <w:rStyle w:val="Hyperlink"/>
                <w:rFonts w:hint="eastAsia"/>
                <w:noProof/>
                <w:rtl/>
              </w:rPr>
              <w:t>וסאמפלינג</w:t>
            </w:r>
            <w:r w:rsidRPr="00DF2112">
              <w:rPr>
                <w:rStyle w:val="Hyperlink"/>
                <w:noProof/>
                <w:rtl/>
              </w:rPr>
              <w:t xml:space="preserve"> (Sampling)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Toc187864977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8B286B">
              <w:rPr>
                <w:noProof/>
                <w:webHidden/>
                <w:rtl/>
              </w:rPr>
              <w:t>28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DA9775E" w14:textId="77777777" w:rsidR="00F633A5" w:rsidRDefault="009346BC" w:rsidP="00F633A5">
          <w:pPr>
            <w:pStyle w:val="TOC3"/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187864978" w:history="1">
            <w:r w:rsidRPr="00DF2112">
              <w:rPr>
                <w:rStyle w:val="Hyperlink"/>
                <w:noProof/>
              </w:rPr>
              <w:t>4.5.1</w:t>
            </w:r>
            <w:r>
              <w:rPr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DF2112">
              <w:rPr>
                <w:rStyle w:val="Hyperlink"/>
                <w:noProof/>
                <w:rtl/>
              </w:rPr>
              <w:t>Resource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Toc187864978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8B286B">
              <w:rPr>
                <w:noProof/>
                <w:webHidden/>
                <w:rtl/>
              </w:rPr>
              <w:t>28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9554237" w14:textId="77777777" w:rsidR="00F633A5" w:rsidRDefault="009346BC" w:rsidP="00F633A5">
          <w:pPr>
            <w:pStyle w:val="TOC3"/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187864979" w:history="1">
            <w:r w:rsidRPr="00DF2112">
              <w:rPr>
                <w:rStyle w:val="Hyperlink"/>
                <w:noProof/>
              </w:rPr>
              <w:t>4.5.2</w:t>
            </w:r>
            <w:r>
              <w:rPr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DF2112">
              <w:rPr>
                <w:rStyle w:val="Hyperlink"/>
                <w:noProof/>
                <w:rtl/>
              </w:rPr>
              <w:t>Sampling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Toc187864979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8B286B">
              <w:rPr>
                <w:noProof/>
                <w:webHidden/>
                <w:rtl/>
              </w:rPr>
              <w:t>28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6DA157D" w14:textId="77777777" w:rsidR="00F633A5" w:rsidRDefault="009346BC" w:rsidP="00F633A5">
          <w:pPr>
            <w:pStyle w:val="TOC2"/>
            <w:jc w:val="both"/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187864980" w:history="1">
            <w:r w:rsidRPr="00DF2112">
              <w:rPr>
                <w:rStyle w:val="Hyperlink"/>
                <w:noProof/>
              </w:rPr>
              <w:t>4.6</w:t>
            </w:r>
            <w:r>
              <w:rPr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DF2112">
              <w:rPr>
                <w:rStyle w:val="Hyperlink"/>
                <w:noProof/>
                <w:rtl/>
              </w:rPr>
              <w:t>. Best Practices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Toc187864980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8B286B">
              <w:rPr>
                <w:noProof/>
                <w:webHidden/>
                <w:rtl/>
              </w:rPr>
              <w:t>30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777509F" w14:textId="77777777" w:rsidR="00CC0E9F" w:rsidRPr="00FB4CEC" w:rsidRDefault="009346BC" w:rsidP="00F633A5">
          <w:pPr>
            <w:spacing w:line="360" w:lineRule="auto"/>
            <w:ind w:right="-851"/>
            <w:jc w:val="both"/>
            <w:rPr>
              <w:rFonts w:asciiTheme="minorBidi" w:hAnsiTheme="minorBidi"/>
            </w:rPr>
          </w:pPr>
          <w:r w:rsidRPr="00FB4CEC">
            <w:rPr>
              <w:rFonts w:asciiTheme="minorBidi" w:hAnsiTheme="minorBidi"/>
              <w:b/>
              <w:bCs/>
              <w:lang w:val="he-IL"/>
            </w:rPr>
            <w:fldChar w:fldCharType="end"/>
          </w:r>
        </w:p>
      </w:sdtContent>
    </w:sdt>
    <w:p w14:paraId="175CD967" w14:textId="77777777" w:rsidR="00B5691D" w:rsidRPr="00FB4CEC" w:rsidRDefault="00B5691D" w:rsidP="00FB4CEC">
      <w:pPr>
        <w:spacing w:line="360" w:lineRule="auto"/>
        <w:rPr>
          <w:rFonts w:asciiTheme="minorBidi" w:hAnsiTheme="minorBidi"/>
          <w:rtl/>
        </w:rPr>
      </w:pPr>
      <w:bookmarkStart w:id="5" w:name="_Toc162253583"/>
    </w:p>
    <w:p w14:paraId="600CFEA3" w14:textId="77777777" w:rsidR="00D55828" w:rsidRDefault="009346BC">
      <w:pPr>
        <w:bidi w:val="0"/>
        <w:rPr>
          <w:rFonts w:asciiTheme="minorBidi" w:hAnsiTheme="minorBidi"/>
        </w:rPr>
      </w:pPr>
      <w:r>
        <w:rPr>
          <w:rFonts w:asciiTheme="minorBidi" w:hAnsiTheme="minorBidi"/>
          <w:rtl/>
        </w:rPr>
        <w:br w:type="page"/>
      </w:r>
    </w:p>
    <w:p w14:paraId="6D919239" w14:textId="77777777" w:rsidR="00BC07A1" w:rsidRDefault="009346BC" w:rsidP="00BC07A1">
      <w:pPr>
        <w:pStyle w:val="Heading1"/>
      </w:pPr>
      <w:bookmarkStart w:id="6" w:name="שיקולים-בבחירת-opentelemetry"/>
      <w:bookmarkStart w:id="7" w:name="אתגרים"/>
      <w:bookmarkStart w:id="8" w:name="פרק-2-מבוא"/>
      <w:bookmarkStart w:id="9" w:name="_Toc187864930"/>
      <w:bookmarkStart w:id="10" w:name="כללי"/>
      <w:r>
        <w:rPr>
          <w:rtl/>
        </w:rPr>
        <w:lastRenderedPageBreak/>
        <w:t>כללי</w:t>
      </w:r>
      <w:bookmarkEnd w:id="9"/>
    </w:p>
    <w:p w14:paraId="04A37AD7" w14:textId="77777777" w:rsidR="00BC07A1" w:rsidRDefault="009346BC" w:rsidP="00F633A5">
      <w:pPr>
        <w:pStyle w:val="Heading2"/>
        <w:spacing w:line="360" w:lineRule="auto"/>
      </w:pPr>
      <w:bookmarkStart w:id="11" w:name="_Toc187864931"/>
      <w:bookmarkStart w:id="12" w:name="מטרת-המסמך"/>
      <w:r>
        <w:rPr>
          <w:rtl/>
        </w:rPr>
        <w:t>מטרת המסמך</w:t>
      </w:r>
      <w:bookmarkEnd w:id="11"/>
    </w:p>
    <w:p w14:paraId="0EAC2D66" w14:textId="77777777" w:rsidR="00BC07A1" w:rsidRDefault="009346BC" w:rsidP="00073A86">
      <w:pPr>
        <w:spacing w:line="360" w:lineRule="auto"/>
        <w:jc w:val="both"/>
      </w:pPr>
      <w:r>
        <w:rPr>
          <w:rtl/>
        </w:rPr>
        <w:t xml:space="preserve">מסמך זה נועד לספק הנחיות מקיפות ומפורטות ליישום </w:t>
      </w:r>
      <w:proofErr w:type="spellStart"/>
      <w:r>
        <w:rPr>
          <w:rtl/>
        </w:rPr>
        <w:t>OpenTelemetry</w:t>
      </w:r>
      <w:proofErr w:type="spellEnd"/>
      <w:r>
        <w:rPr>
          <w:rtl/>
        </w:rPr>
        <w:t xml:space="preserve"> </w:t>
      </w:r>
      <w:commentRangeStart w:id="13"/>
      <w:r>
        <w:rPr>
          <w:rtl/>
        </w:rPr>
        <w:t>בסביבת הפיתוח הארגונית</w:t>
      </w:r>
      <w:commentRangeEnd w:id="13"/>
      <w:r>
        <w:rPr>
          <w:rStyle w:val="CommentReference"/>
        </w:rPr>
        <w:commentReference w:id="13"/>
      </w:r>
      <w:r>
        <w:rPr>
          <w:rtl/>
        </w:rPr>
        <w:t xml:space="preserve">. המטרה היא להעניק למפתחים כלים ושיטות עבודה מעשיות לניטור ומעקב אחר אפליקציות, תוך התמקדות בפלטפורמות הבאות: - .NET Core/.NET - </w:t>
      </w:r>
      <w:proofErr w:type="spellStart"/>
      <w:r>
        <w:rPr>
          <w:rtl/>
        </w:rPr>
        <w:t>OpenShift</w:t>
      </w:r>
      <w:proofErr w:type="spellEnd"/>
      <w:r>
        <w:rPr>
          <w:rtl/>
        </w:rPr>
        <w:t xml:space="preserve"> - </w:t>
      </w:r>
      <w:proofErr w:type="spellStart"/>
      <w:r>
        <w:rPr>
          <w:rtl/>
        </w:rPr>
        <w:t>Knative</w:t>
      </w:r>
      <w:proofErr w:type="spellEnd"/>
      <w:r>
        <w:rPr>
          <w:rtl/>
        </w:rPr>
        <w:t xml:space="preserve"> - </w:t>
      </w:r>
      <w:proofErr w:type="spellStart"/>
      <w:r>
        <w:rPr>
          <w:rtl/>
        </w:rPr>
        <w:t>Dapr</w:t>
      </w:r>
      <w:proofErr w:type="spellEnd"/>
      <w:r>
        <w:rPr>
          <w:rtl/>
        </w:rPr>
        <w:t xml:space="preserve"> - </w:t>
      </w:r>
      <w:proofErr w:type="spellStart"/>
      <w:r>
        <w:rPr>
          <w:rtl/>
        </w:rPr>
        <w:t>Azure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Container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Apps</w:t>
      </w:r>
      <w:proofErr w:type="spellEnd"/>
    </w:p>
    <w:p w14:paraId="54498F7A" w14:textId="77777777" w:rsidR="00BC07A1" w:rsidRDefault="009346BC" w:rsidP="00073A86">
      <w:pPr>
        <w:spacing w:line="360" w:lineRule="auto"/>
        <w:jc w:val="both"/>
      </w:pPr>
      <w:r>
        <w:rPr>
          <w:rtl/>
        </w:rPr>
        <w:t>המסמך יאפשר למפתחים להטמיע ניטור אפקטיבי ולשפר את היכולת לזהות, לנתח ולפתור בעיות ביצועים ותקלות במערכות מבוזרות.</w:t>
      </w:r>
    </w:p>
    <w:p w14:paraId="25122BCA" w14:textId="77777777" w:rsidR="00BC07A1" w:rsidRDefault="009346BC" w:rsidP="00073A86">
      <w:pPr>
        <w:pStyle w:val="Heading2"/>
        <w:spacing w:line="360" w:lineRule="auto"/>
      </w:pPr>
      <w:bookmarkStart w:id="14" w:name="_Toc187864932"/>
      <w:bookmarkStart w:id="15" w:name="תחום-המסמך"/>
      <w:bookmarkEnd w:id="12"/>
      <w:r>
        <w:rPr>
          <w:rtl/>
        </w:rPr>
        <w:t>תחום המסמך</w:t>
      </w:r>
      <w:bookmarkEnd w:id="14"/>
    </w:p>
    <w:p w14:paraId="4526B083" w14:textId="77777777" w:rsidR="00BC07A1" w:rsidRDefault="009346BC" w:rsidP="00073A86">
      <w:pPr>
        <w:spacing w:line="360" w:lineRule="auto"/>
      </w:pPr>
      <w:r>
        <w:rPr>
          <w:rtl/>
        </w:rPr>
        <w:t>המסמך מכסה את התחומים הבאים:</w:t>
      </w:r>
    </w:p>
    <w:p w14:paraId="784E5A0B" w14:textId="77777777" w:rsidR="00BC07A1" w:rsidRDefault="009346BC" w:rsidP="00073A86">
      <w:pPr>
        <w:pStyle w:val="Heading3"/>
        <w:spacing w:line="360" w:lineRule="auto"/>
      </w:pPr>
      <w:bookmarkStart w:id="16" w:name="_Toc187864933"/>
      <w:bookmarkStart w:id="17" w:name="תשתיות-וטכנולוגיות"/>
      <w:r>
        <w:rPr>
          <w:rtl/>
        </w:rPr>
        <w:t>תשתיות וטכנולוגיות</w:t>
      </w:r>
      <w:bookmarkEnd w:id="16"/>
    </w:p>
    <w:p w14:paraId="70E14AA2" w14:textId="77777777" w:rsidR="00BC07A1" w:rsidRDefault="009346BC" w:rsidP="00073A86">
      <w:pPr>
        <w:numPr>
          <w:ilvl w:val="0"/>
          <w:numId w:val="5"/>
        </w:numPr>
        <w:spacing w:line="360" w:lineRule="auto"/>
      </w:pPr>
      <w:r>
        <w:rPr>
          <w:rtl/>
        </w:rPr>
        <w:t xml:space="preserve">יישום </w:t>
      </w:r>
      <w:proofErr w:type="spellStart"/>
      <w:r>
        <w:rPr>
          <w:rtl/>
        </w:rPr>
        <w:t>OpenTelemetry</w:t>
      </w:r>
      <w:proofErr w:type="spellEnd"/>
      <w:r>
        <w:rPr>
          <w:rtl/>
        </w:rPr>
        <w:t xml:space="preserve"> בסביבת .NET</w:t>
      </w:r>
    </w:p>
    <w:p w14:paraId="0DF925C3" w14:textId="77777777" w:rsidR="00BC07A1" w:rsidRDefault="009346BC" w:rsidP="00073A86">
      <w:pPr>
        <w:numPr>
          <w:ilvl w:val="0"/>
          <w:numId w:val="5"/>
        </w:numPr>
        <w:spacing w:line="360" w:lineRule="auto"/>
      </w:pPr>
      <w:r>
        <w:rPr>
          <w:rtl/>
        </w:rPr>
        <w:t xml:space="preserve">אינטגרציה עם פלטפורמת </w:t>
      </w:r>
      <w:proofErr w:type="spellStart"/>
      <w:r>
        <w:rPr>
          <w:rtl/>
        </w:rPr>
        <w:t>OpenShift</w:t>
      </w:r>
      <w:proofErr w:type="spellEnd"/>
    </w:p>
    <w:p w14:paraId="2A2A5586" w14:textId="77777777" w:rsidR="00BC07A1" w:rsidRDefault="009346BC" w:rsidP="00073A86">
      <w:pPr>
        <w:numPr>
          <w:ilvl w:val="0"/>
          <w:numId w:val="5"/>
        </w:numPr>
        <w:spacing w:line="360" w:lineRule="auto"/>
      </w:pPr>
      <w:r>
        <w:rPr>
          <w:rtl/>
        </w:rPr>
        <w:t>שימוש ב-</w:t>
      </w:r>
      <w:proofErr w:type="spellStart"/>
      <w:r>
        <w:rPr>
          <w:rtl/>
        </w:rPr>
        <w:t>Knative</w:t>
      </w:r>
      <w:proofErr w:type="spellEnd"/>
      <w:r>
        <w:rPr>
          <w:rtl/>
        </w:rPr>
        <w:t xml:space="preserve"> לניהול </w:t>
      </w:r>
      <w:proofErr w:type="spellStart"/>
      <w:r>
        <w:rPr>
          <w:rtl/>
        </w:rPr>
        <w:t>workloads</w:t>
      </w:r>
      <w:proofErr w:type="spellEnd"/>
    </w:p>
    <w:p w14:paraId="351FCB8C" w14:textId="77777777" w:rsidR="00BC07A1" w:rsidRDefault="009346BC" w:rsidP="00073A86">
      <w:pPr>
        <w:numPr>
          <w:ilvl w:val="0"/>
          <w:numId w:val="5"/>
        </w:numPr>
        <w:spacing w:line="360" w:lineRule="auto"/>
      </w:pPr>
      <w:r>
        <w:rPr>
          <w:rtl/>
        </w:rPr>
        <w:t xml:space="preserve">שילוב עם </w:t>
      </w:r>
      <w:proofErr w:type="spellStart"/>
      <w:r>
        <w:rPr>
          <w:rtl/>
        </w:rPr>
        <w:t>Dapr</w:t>
      </w:r>
      <w:proofErr w:type="spellEnd"/>
      <w:r>
        <w:rPr>
          <w:rtl/>
        </w:rPr>
        <w:t xml:space="preserve"> לניהול </w:t>
      </w:r>
      <w:proofErr w:type="spellStart"/>
      <w:r>
        <w:rPr>
          <w:rtl/>
        </w:rPr>
        <w:t>מיקרוסרביסים</w:t>
      </w:r>
      <w:proofErr w:type="spellEnd"/>
    </w:p>
    <w:p w14:paraId="1FD099D8" w14:textId="77777777" w:rsidR="00BC07A1" w:rsidRDefault="009346BC" w:rsidP="00073A86">
      <w:pPr>
        <w:numPr>
          <w:ilvl w:val="0"/>
          <w:numId w:val="5"/>
        </w:numPr>
        <w:spacing w:line="360" w:lineRule="auto"/>
      </w:pPr>
      <w:r>
        <w:rPr>
          <w:rtl/>
        </w:rPr>
        <w:t xml:space="preserve">הטמעה בסביבת </w:t>
      </w:r>
      <w:proofErr w:type="spellStart"/>
      <w:r>
        <w:rPr>
          <w:rtl/>
        </w:rPr>
        <w:t>Azure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Container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Apps</w:t>
      </w:r>
      <w:proofErr w:type="spellEnd"/>
    </w:p>
    <w:p w14:paraId="20AAC119" w14:textId="77777777" w:rsidR="00BC07A1" w:rsidRDefault="009346BC" w:rsidP="00073A86">
      <w:pPr>
        <w:pStyle w:val="Heading3"/>
        <w:spacing w:line="360" w:lineRule="auto"/>
      </w:pPr>
      <w:bookmarkStart w:id="18" w:name="_Toc187864934"/>
      <w:bookmarkStart w:id="19" w:name="יכולות-ניטור"/>
      <w:bookmarkEnd w:id="17"/>
      <w:r>
        <w:rPr>
          <w:rtl/>
        </w:rPr>
        <w:t>יכולות ניטור</w:t>
      </w:r>
      <w:bookmarkEnd w:id="18"/>
    </w:p>
    <w:p w14:paraId="51BE9673" w14:textId="77777777" w:rsidR="00BC07A1" w:rsidRDefault="009346BC" w:rsidP="00073A86">
      <w:pPr>
        <w:numPr>
          <w:ilvl w:val="0"/>
          <w:numId w:val="5"/>
        </w:numPr>
        <w:spacing w:line="360" w:lineRule="auto"/>
      </w:pPr>
      <w:r>
        <w:rPr>
          <w:rtl/>
        </w:rPr>
        <w:t>מעקב אחר ביצועי אפליקציה (</w:t>
      </w:r>
      <w:proofErr w:type="spellStart"/>
      <w:r>
        <w:rPr>
          <w:rtl/>
        </w:rPr>
        <w:t>Application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Performance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Monitoring</w:t>
      </w:r>
      <w:proofErr w:type="spellEnd"/>
      <w:r>
        <w:rPr>
          <w:rtl/>
        </w:rPr>
        <w:t>)</w:t>
      </w:r>
    </w:p>
    <w:p w14:paraId="179EA6BA" w14:textId="77777777" w:rsidR="00BC07A1" w:rsidRDefault="009346BC" w:rsidP="00073A86">
      <w:pPr>
        <w:numPr>
          <w:ilvl w:val="0"/>
          <w:numId w:val="5"/>
        </w:numPr>
        <w:spacing w:line="360" w:lineRule="auto"/>
      </w:pPr>
      <w:r>
        <w:rPr>
          <w:rtl/>
        </w:rPr>
        <w:t>ניטור שרשרת בקשות (</w:t>
      </w:r>
      <w:proofErr w:type="spellStart"/>
      <w:r>
        <w:rPr>
          <w:rtl/>
        </w:rPr>
        <w:t>Distributed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Tracing</w:t>
      </w:r>
      <w:proofErr w:type="spellEnd"/>
      <w:r>
        <w:rPr>
          <w:rtl/>
        </w:rPr>
        <w:t>)</w:t>
      </w:r>
    </w:p>
    <w:p w14:paraId="3C6EE518" w14:textId="77777777" w:rsidR="00BC07A1" w:rsidRDefault="009346BC" w:rsidP="00073A86">
      <w:pPr>
        <w:numPr>
          <w:ilvl w:val="0"/>
          <w:numId w:val="5"/>
        </w:numPr>
        <w:spacing w:line="360" w:lineRule="auto"/>
      </w:pPr>
      <w:r>
        <w:rPr>
          <w:rtl/>
        </w:rPr>
        <w:t>איסוף מטריקות (</w:t>
      </w:r>
      <w:proofErr w:type="spellStart"/>
      <w:r>
        <w:rPr>
          <w:rtl/>
        </w:rPr>
        <w:t>Metrics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Collection</w:t>
      </w:r>
      <w:proofErr w:type="spellEnd"/>
      <w:r>
        <w:rPr>
          <w:rtl/>
        </w:rPr>
        <w:t>)</w:t>
      </w:r>
    </w:p>
    <w:p w14:paraId="0557940D" w14:textId="77777777" w:rsidR="00BC07A1" w:rsidRDefault="009346BC" w:rsidP="00073A86">
      <w:pPr>
        <w:numPr>
          <w:ilvl w:val="0"/>
          <w:numId w:val="5"/>
        </w:numPr>
        <w:spacing w:line="360" w:lineRule="auto"/>
      </w:pPr>
      <w:r>
        <w:rPr>
          <w:rtl/>
        </w:rPr>
        <w:t>ניהול לוגים (</w:t>
      </w:r>
      <w:proofErr w:type="spellStart"/>
      <w:r>
        <w:rPr>
          <w:rtl/>
        </w:rPr>
        <w:t>Logging</w:t>
      </w:r>
      <w:proofErr w:type="spellEnd"/>
      <w:r>
        <w:rPr>
          <w:rtl/>
        </w:rPr>
        <w:t>)</w:t>
      </w:r>
    </w:p>
    <w:p w14:paraId="0BD77165" w14:textId="77777777" w:rsidR="00BC07A1" w:rsidRDefault="009346BC" w:rsidP="00073A86">
      <w:pPr>
        <w:numPr>
          <w:ilvl w:val="0"/>
          <w:numId w:val="5"/>
        </w:numPr>
        <w:spacing w:line="360" w:lineRule="auto"/>
      </w:pPr>
      <w:r>
        <w:rPr>
          <w:rtl/>
        </w:rPr>
        <w:t>ניתוח תקלות (</w:t>
      </w:r>
      <w:proofErr w:type="spellStart"/>
      <w:r>
        <w:rPr>
          <w:rtl/>
        </w:rPr>
        <w:t>Error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Analysis</w:t>
      </w:r>
      <w:proofErr w:type="spellEnd"/>
      <w:r>
        <w:rPr>
          <w:rtl/>
        </w:rPr>
        <w:t>)</w:t>
      </w:r>
    </w:p>
    <w:p w14:paraId="6325EBC8" w14:textId="77777777" w:rsidR="00BC07A1" w:rsidRDefault="009346BC" w:rsidP="00073A86">
      <w:pPr>
        <w:pStyle w:val="Heading3"/>
        <w:spacing w:line="360" w:lineRule="auto"/>
      </w:pPr>
      <w:bookmarkStart w:id="20" w:name="_Toc187864935"/>
      <w:bookmarkStart w:id="21" w:name="תרחישי-שימוש"/>
      <w:bookmarkEnd w:id="19"/>
      <w:r>
        <w:rPr>
          <w:rtl/>
        </w:rPr>
        <w:t xml:space="preserve">תרחישי </w:t>
      </w:r>
      <w:commentRangeStart w:id="22"/>
      <w:r>
        <w:rPr>
          <w:rtl/>
        </w:rPr>
        <w:t>שימוש</w:t>
      </w:r>
      <w:bookmarkEnd w:id="20"/>
      <w:commentRangeEnd w:id="22"/>
      <w:r>
        <w:rPr>
          <w:rStyle w:val="CommentReference"/>
          <w:rFonts w:asciiTheme="minorHAnsi" w:eastAsiaTheme="minorEastAsia" w:hAnsiTheme="minorHAnsi"/>
          <w:b w:val="0"/>
          <w:bCs w:val="0"/>
          <w:color w:val="auto"/>
          <w:rtl/>
        </w:rPr>
        <w:commentReference w:id="22"/>
      </w:r>
    </w:p>
    <w:p w14:paraId="05013A11" w14:textId="77777777" w:rsidR="00BC07A1" w:rsidRDefault="009346BC" w:rsidP="00073A86">
      <w:pPr>
        <w:numPr>
          <w:ilvl w:val="0"/>
          <w:numId w:val="5"/>
        </w:numPr>
        <w:spacing w:line="360" w:lineRule="auto"/>
      </w:pPr>
      <w:r>
        <w:rPr>
          <w:rtl/>
        </w:rPr>
        <w:t xml:space="preserve">ניטור </w:t>
      </w:r>
      <w:proofErr w:type="spellStart"/>
      <w:r>
        <w:rPr>
          <w:rtl/>
        </w:rPr>
        <w:t>מיקרוסרביסים</w:t>
      </w:r>
      <w:proofErr w:type="spellEnd"/>
    </w:p>
    <w:p w14:paraId="1B1D4AC3" w14:textId="77777777" w:rsidR="00BC07A1" w:rsidRDefault="009346BC" w:rsidP="00073A86">
      <w:pPr>
        <w:numPr>
          <w:ilvl w:val="0"/>
          <w:numId w:val="5"/>
        </w:numPr>
        <w:spacing w:line="360" w:lineRule="auto"/>
      </w:pPr>
      <w:r>
        <w:rPr>
          <w:rtl/>
        </w:rPr>
        <w:t>מעקב אחר תקשורת בין שירותים</w:t>
      </w:r>
    </w:p>
    <w:p w14:paraId="4DC9D13D" w14:textId="77777777" w:rsidR="00BC07A1" w:rsidRDefault="009346BC" w:rsidP="00073A86">
      <w:pPr>
        <w:numPr>
          <w:ilvl w:val="0"/>
          <w:numId w:val="5"/>
        </w:numPr>
        <w:spacing w:line="360" w:lineRule="auto"/>
      </w:pPr>
      <w:r>
        <w:rPr>
          <w:rtl/>
        </w:rPr>
        <w:t>זיהוי צווארי בקבוק</w:t>
      </w:r>
    </w:p>
    <w:p w14:paraId="526CE60E" w14:textId="77777777" w:rsidR="00BC07A1" w:rsidRDefault="009346BC" w:rsidP="00073A86">
      <w:pPr>
        <w:numPr>
          <w:ilvl w:val="0"/>
          <w:numId w:val="5"/>
        </w:numPr>
        <w:spacing w:line="360" w:lineRule="auto"/>
      </w:pPr>
      <w:r>
        <w:rPr>
          <w:rtl/>
        </w:rPr>
        <w:t>ניתוח ביצועים</w:t>
      </w:r>
    </w:p>
    <w:p w14:paraId="36C27935" w14:textId="77777777" w:rsidR="00BC07A1" w:rsidRDefault="009346BC" w:rsidP="00073A86">
      <w:pPr>
        <w:numPr>
          <w:ilvl w:val="0"/>
          <w:numId w:val="5"/>
        </w:numPr>
        <w:spacing w:line="360" w:lineRule="auto"/>
      </w:pPr>
      <w:r>
        <w:rPr>
          <w:rtl/>
        </w:rPr>
        <w:lastRenderedPageBreak/>
        <w:t>איתור וטיפול בתקלות</w:t>
      </w:r>
    </w:p>
    <w:p w14:paraId="5DB0C317" w14:textId="77777777" w:rsidR="00BC07A1" w:rsidRDefault="009346BC" w:rsidP="00073A86">
      <w:pPr>
        <w:pStyle w:val="Heading2"/>
        <w:spacing w:line="360" w:lineRule="auto"/>
      </w:pPr>
      <w:bookmarkStart w:id="23" w:name="_Toc187864936"/>
      <w:bookmarkStart w:id="24" w:name="קהל-היעד"/>
      <w:bookmarkEnd w:id="15"/>
      <w:bookmarkEnd w:id="21"/>
      <w:r>
        <w:rPr>
          <w:rtl/>
        </w:rPr>
        <w:t>קהל היעד</w:t>
      </w:r>
      <w:bookmarkEnd w:id="23"/>
    </w:p>
    <w:p w14:paraId="61392537" w14:textId="77777777" w:rsidR="00BC07A1" w:rsidRDefault="009346BC" w:rsidP="00073A86">
      <w:pPr>
        <w:spacing w:line="360" w:lineRule="auto"/>
      </w:pPr>
      <w:r>
        <w:rPr>
          <w:rtl/>
        </w:rPr>
        <w:t>המסמך מיועד למספר קהלי יעד בארגון:</w:t>
      </w:r>
    </w:p>
    <w:p w14:paraId="6855A358" w14:textId="77777777" w:rsidR="00BC07A1" w:rsidRDefault="009346BC" w:rsidP="00073A86">
      <w:pPr>
        <w:pStyle w:val="Heading3"/>
        <w:spacing w:line="360" w:lineRule="auto"/>
      </w:pPr>
      <w:bookmarkStart w:id="25" w:name="_Toc187864937"/>
      <w:bookmarkStart w:id="26" w:name="מפתחים"/>
      <w:r>
        <w:rPr>
          <w:rtl/>
        </w:rPr>
        <w:t>מפתחים</w:t>
      </w:r>
      <w:bookmarkEnd w:id="25"/>
    </w:p>
    <w:p w14:paraId="3868442E" w14:textId="77777777" w:rsidR="00BC07A1" w:rsidRDefault="009346BC" w:rsidP="00073A86">
      <w:pPr>
        <w:numPr>
          <w:ilvl w:val="0"/>
          <w:numId w:val="5"/>
        </w:numPr>
        <w:spacing w:line="360" w:lineRule="auto"/>
      </w:pPr>
      <w:r>
        <w:rPr>
          <w:rtl/>
        </w:rPr>
        <w:t>מפתחי</w:t>
      </w:r>
      <w:r w:rsidR="00BE24C7">
        <w:rPr>
          <w:rFonts w:hint="cs"/>
          <w:rtl/>
        </w:rPr>
        <w:t>ם</w:t>
      </w:r>
    </w:p>
    <w:p w14:paraId="130C710E" w14:textId="77777777" w:rsidR="00BC07A1" w:rsidRDefault="009346BC" w:rsidP="00073A86">
      <w:pPr>
        <w:numPr>
          <w:ilvl w:val="0"/>
          <w:numId w:val="5"/>
        </w:numPr>
        <w:spacing w:line="360" w:lineRule="auto"/>
      </w:pPr>
      <w:r>
        <w:rPr>
          <w:rtl/>
        </w:rPr>
        <w:t xml:space="preserve">מהנדסי </w:t>
      </w:r>
      <w:proofErr w:type="spellStart"/>
      <w:r>
        <w:rPr>
          <w:rtl/>
        </w:rPr>
        <w:t>DevOps</w:t>
      </w:r>
      <w:proofErr w:type="spellEnd"/>
    </w:p>
    <w:p w14:paraId="5F59DF7B" w14:textId="77777777" w:rsidR="00BC07A1" w:rsidRDefault="009346BC" w:rsidP="00BC07A1">
      <w:pPr>
        <w:pStyle w:val="Heading2"/>
      </w:pPr>
      <w:bookmarkStart w:id="27" w:name="_Toc187864938"/>
      <w:bookmarkStart w:id="28" w:name="הערות-חשובות"/>
      <w:bookmarkEnd w:id="24"/>
      <w:bookmarkEnd w:id="26"/>
      <w:r>
        <w:rPr>
          <w:rtl/>
        </w:rPr>
        <w:t>הערות חשובות</w:t>
      </w:r>
      <w:bookmarkEnd w:id="27"/>
    </w:p>
    <w:p w14:paraId="15DF50C5" w14:textId="77777777" w:rsidR="00BC07A1" w:rsidRDefault="009346BC" w:rsidP="00B3353C">
      <w:pPr>
        <w:numPr>
          <w:ilvl w:val="0"/>
          <w:numId w:val="4"/>
        </w:numPr>
      </w:pPr>
      <w:r>
        <w:rPr>
          <w:b/>
          <w:bCs/>
          <w:rtl/>
        </w:rPr>
        <w:t>תיעוד משלים</w:t>
      </w:r>
    </w:p>
    <w:p w14:paraId="332A5C4D" w14:textId="77777777" w:rsidR="00BC07A1" w:rsidRDefault="009346BC" w:rsidP="00B3353C">
      <w:pPr>
        <w:numPr>
          <w:ilvl w:val="1"/>
          <w:numId w:val="5"/>
        </w:numPr>
      </w:pPr>
      <w:r>
        <w:rPr>
          <w:rtl/>
        </w:rPr>
        <w:t xml:space="preserve">המסמך אינו מחליף את התיעוד הרשמי של </w:t>
      </w:r>
      <w:proofErr w:type="spellStart"/>
      <w:r>
        <w:rPr>
          <w:rtl/>
        </w:rPr>
        <w:t>OpenTelemetry</w:t>
      </w:r>
      <w:proofErr w:type="spellEnd"/>
    </w:p>
    <w:p w14:paraId="7B23BB6E" w14:textId="77777777" w:rsidR="00BC07A1" w:rsidRDefault="009346BC" w:rsidP="00B3353C">
      <w:pPr>
        <w:numPr>
          <w:ilvl w:val="1"/>
          <w:numId w:val="5"/>
        </w:numPr>
      </w:pPr>
      <w:r>
        <w:rPr>
          <w:rtl/>
        </w:rPr>
        <w:t>מומלץ להיעזר במקורות הרשמיים לצד מסמך זה</w:t>
      </w:r>
    </w:p>
    <w:p w14:paraId="24DA536A" w14:textId="77777777" w:rsidR="00FC0A54" w:rsidRDefault="009346BC" w:rsidP="00FC0A54">
      <w:pPr>
        <w:ind w:left="1440"/>
        <w:rPr>
          <w:rStyle w:val="Hyperlink"/>
          <w:rFonts w:cs="Arial"/>
        </w:rPr>
      </w:pPr>
      <w:hyperlink r:id="rId12" w:history="1">
        <w:r w:rsidRPr="005A2130">
          <w:rPr>
            <w:rStyle w:val="Hyperlink"/>
          </w:rPr>
          <w:t>https://opentelemetry.io/docs/languages</w:t>
        </w:r>
        <w:r w:rsidRPr="005A2130">
          <w:rPr>
            <w:rStyle w:val="Hyperlink"/>
            <w:rFonts w:cs="Arial"/>
            <w:rtl/>
          </w:rPr>
          <w:t>/</w:t>
        </w:r>
      </w:hyperlink>
    </w:p>
    <w:p w14:paraId="66BEC513" w14:textId="77777777" w:rsidR="009346BC" w:rsidRDefault="009346BC" w:rsidP="009346BC">
      <w:pPr>
        <w:rPr>
          <w:ins w:id="29" w:author="Reuben Aronowich" w:date="2025-01-19T11:52:00Z"/>
          <w:rStyle w:val="Hyperlink"/>
          <w:rFonts w:cs="Arial"/>
          <w:u w:val="none"/>
          <w:rtl/>
        </w:rPr>
      </w:pPr>
      <w:r>
        <w:rPr>
          <w:rStyle w:val="Hyperlink"/>
          <w:rFonts w:cs="Arial"/>
          <w:u w:val="none"/>
        </w:rPr>
        <w:tab/>
      </w:r>
      <w:r>
        <w:rPr>
          <w:rStyle w:val="Hyperlink"/>
          <w:rFonts w:cs="Arial"/>
          <w:u w:val="none"/>
        </w:rPr>
        <w:tab/>
      </w:r>
      <w:commentRangeStart w:id="30"/>
      <w:ins w:id="31" w:author="Reuben Aronowich" w:date="2025-01-19T11:52:00Z">
        <w:r>
          <w:rPr>
            <w:rStyle w:val="Hyperlink"/>
            <w:rFonts w:cs="Arial" w:hint="cs"/>
            <w:u w:val="none"/>
            <w:rtl/>
          </w:rPr>
          <w:t>ובנוסף ב</w:t>
        </w:r>
      </w:ins>
      <w:commentRangeEnd w:id="30"/>
      <w:ins w:id="32" w:author="Reuben Aronowich" w:date="2025-01-19T12:25:00Z">
        <w:r w:rsidR="004E4CC2">
          <w:rPr>
            <w:rStyle w:val="CommentReference"/>
            <w:rtl/>
          </w:rPr>
          <w:commentReference w:id="30"/>
        </w:r>
      </w:ins>
      <w:ins w:id="33" w:author="Reuben Aronowich" w:date="2025-01-19T11:52:00Z">
        <w:r>
          <w:rPr>
            <w:rStyle w:val="Hyperlink"/>
            <w:rFonts w:cs="Arial" w:hint="cs"/>
            <w:u w:val="none"/>
            <w:rtl/>
          </w:rPr>
          <w:t xml:space="preserve">כל הנוגע לשילוב </w:t>
        </w:r>
        <w:r>
          <w:rPr>
            <w:rStyle w:val="Hyperlink"/>
            <w:rFonts w:cs="Arial" w:hint="cs"/>
            <w:u w:val="none"/>
          </w:rPr>
          <w:t>OPENTELEMETRY</w:t>
        </w:r>
        <w:r>
          <w:rPr>
            <w:rStyle w:val="Hyperlink"/>
            <w:rFonts w:cs="Arial" w:hint="cs"/>
            <w:u w:val="none"/>
            <w:rtl/>
          </w:rPr>
          <w:t xml:space="preserve"> ב </w:t>
        </w:r>
        <w:r>
          <w:rPr>
            <w:rStyle w:val="Hyperlink"/>
            <w:rFonts w:cs="Arial" w:hint="cs"/>
            <w:u w:val="none"/>
          </w:rPr>
          <w:t>DAPR</w:t>
        </w:r>
        <w:r>
          <w:rPr>
            <w:rStyle w:val="Hyperlink"/>
            <w:rFonts w:cs="Arial" w:hint="cs"/>
            <w:u w:val="none"/>
            <w:rtl/>
          </w:rPr>
          <w:t xml:space="preserve"> ראה : </w:t>
        </w:r>
        <w:r w:rsidRPr="009346BC">
          <w:rPr>
            <w:rStyle w:val="Hyperlink"/>
            <w:rFonts w:cs="Arial"/>
            <w:u w:val="none"/>
          </w:rPr>
          <w:t>https://docs.dapr.io/operations/observability/tracing/otel-collector</w:t>
        </w:r>
        <w:r w:rsidRPr="009346BC">
          <w:rPr>
            <w:rStyle w:val="Hyperlink"/>
            <w:rFonts w:cs="Arial"/>
            <w:u w:val="none"/>
            <w:rtl/>
          </w:rPr>
          <w:t>/</w:t>
        </w:r>
      </w:ins>
    </w:p>
    <w:p w14:paraId="44D5A6ED" w14:textId="77777777" w:rsidR="009346BC" w:rsidRPr="009346BC" w:rsidRDefault="009346BC" w:rsidP="009346BC">
      <w:pPr>
        <w:rPr>
          <w:rFonts w:cs="Arial"/>
          <w:rtl/>
        </w:rPr>
      </w:pPr>
    </w:p>
    <w:p w14:paraId="5371A26C" w14:textId="77777777" w:rsidR="00BC07A1" w:rsidRDefault="009346BC" w:rsidP="00B3353C">
      <w:pPr>
        <w:numPr>
          <w:ilvl w:val="0"/>
          <w:numId w:val="4"/>
        </w:numPr>
      </w:pPr>
      <w:r>
        <w:rPr>
          <w:b/>
          <w:bCs/>
          <w:rtl/>
        </w:rPr>
        <w:t>עדכניות</w:t>
      </w:r>
    </w:p>
    <w:p w14:paraId="4970D849" w14:textId="77777777" w:rsidR="00BC07A1" w:rsidRDefault="009346BC" w:rsidP="00B3353C">
      <w:pPr>
        <w:numPr>
          <w:ilvl w:val="1"/>
          <w:numId w:val="5"/>
        </w:numPr>
      </w:pPr>
      <w:r>
        <w:rPr>
          <w:rtl/>
        </w:rPr>
        <w:t>המסמך מתייחס לגרסאות העדכניות של הטכנולוגיות הנתמכות</w:t>
      </w:r>
    </w:p>
    <w:p w14:paraId="09263433" w14:textId="77777777" w:rsidR="00BC07A1" w:rsidRDefault="009346BC" w:rsidP="00B3353C">
      <w:pPr>
        <w:numPr>
          <w:ilvl w:val="1"/>
          <w:numId w:val="5"/>
        </w:numPr>
      </w:pPr>
      <w:r>
        <w:rPr>
          <w:rtl/>
        </w:rPr>
        <w:t>יש לעקוב אחר עדכונים ושינויים בכלים ובספריות</w:t>
      </w:r>
    </w:p>
    <w:p w14:paraId="19AD4D8A" w14:textId="77777777" w:rsidR="00BC07A1" w:rsidRDefault="009346BC" w:rsidP="00B3353C">
      <w:pPr>
        <w:numPr>
          <w:ilvl w:val="0"/>
          <w:numId w:val="4"/>
        </w:numPr>
      </w:pPr>
      <w:r>
        <w:rPr>
          <w:b/>
          <w:bCs/>
          <w:rtl/>
        </w:rPr>
        <w:t>התאמה לארגון</w:t>
      </w:r>
    </w:p>
    <w:p w14:paraId="288465C6" w14:textId="77777777" w:rsidR="00BC07A1" w:rsidRDefault="009346BC" w:rsidP="00B3353C">
      <w:pPr>
        <w:numPr>
          <w:ilvl w:val="1"/>
          <w:numId w:val="5"/>
        </w:numPr>
      </w:pPr>
      <w:r>
        <w:rPr>
          <w:rtl/>
        </w:rPr>
        <w:t>ההנחיות מותאמות לתשתיות ולסטנדרטים הארגוניים</w:t>
      </w:r>
    </w:p>
    <w:p w14:paraId="7A413112" w14:textId="77777777" w:rsidR="00BC07A1" w:rsidRDefault="009346BC" w:rsidP="00B3353C">
      <w:pPr>
        <w:numPr>
          <w:ilvl w:val="1"/>
          <w:numId w:val="5"/>
        </w:numPr>
      </w:pPr>
      <w:r>
        <w:rPr>
          <w:rtl/>
        </w:rPr>
        <w:t>יש לפעול לפי מדיניות האבטחה והתצורה הארגונית</w:t>
      </w:r>
    </w:p>
    <w:p w14:paraId="32047F11" w14:textId="77777777" w:rsidR="00BC07A1" w:rsidRDefault="009346BC" w:rsidP="00B3353C">
      <w:pPr>
        <w:numPr>
          <w:ilvl w:val="0"/>
          <w:numId w:val="4"/>
        </w:numPr>
      </w:pPr>
      <w:r>
        <w:rPr>
          <w:b/>
          <w:bCs/>
          <w:rtl/>
        </w:rPr>
        <w:t>תמיכה ועזרה</w:t>
      </w:r>
    </w:p>
    <w:p w14:paraId="718B8F02" w14:textId="77777777" w:rsidR="00BC07A1" w:rsidRDefault="009346BC" w:rsidP="00B3353C">
      <w:pPr>
        <w:numPr>
          <w:ilvl w:val="1"/>
          <w:numId w:val="5"/>
        </w:numPr>
      </w:pPr>
      <w:r>
        <w:rPr>
          <w:rtl/>
        </w:rPr>
        <w:t>פרטי התקשרות לקבלת תמיכה</w:t>
      </w:r>
    </w:p>
    <w:p w14:paraId="11FA25C8" w14:textId="77777777" w:rsidR="00BC07A1" w:rsidRDefault="009346BC" w:rsidP="00B3353C">
      <w:pPr>
        <w:numPr>
          <w:ilvl w:val="1"/>
          <w:numId w:val="5"/>
        </w:numPr>
      </w:pPr>
      <w:r>
        <w:rPr>
          <w:rtl/>
        </w:rPr>
        <w:t>מקורות מידע נוספים בארגון</w:t>
      </w:r>
    </w:p>
    <w:bookmarkEnd w:id="10"/>
    <w:bookmarkEnd w:id="28"/>
    <w:p w14:paraId="44882C6B" w14:textId="77777777" w:rsidR="007250D2" w:rsidRDefault="009346BC">
      <w:pPr>
        <w:bidi w:val="0"/>
        <w:rPr>
          <w:rtl/>
        </w:rPr>
      </w:pPr>
      <w:r>
        <w:rPr>
          <w:rtl/>
        </w:rPr>
        <w:br w:type="page"/>
      </w:r>
    </w:p>
    <w:p w14:paraId="371CD8A4" w14:textId="77777777" w:rsidR="008F31AB" w:rsidRDefault="009346BC" w:rsidP="008F31AB">
      <w:pPr>
        <w:pStyle w:val="Heading1"/>
      </w:pPr>
      <w:bookmarkStart w:id="34" w:name="_Toc187864939"/>
      <w:bookmarkStart w:id="35" w:name="מבוא-ל-opentelemetry"/>
      <w:proofErr w:type="spellStart"/>
      <w:r>
        <w:rPr>
          <w:rtl/>
        </w:rPr>
        <w:lastRenderedPageBreak/>
        <w:t>OpenTelemetry</w:t>
      </w:r>
      <w:bookmarkEnd w:id="34"/>
      <w:proofErr w:type="spellEnd"/>
    </w:p>
    <w:p w14:paraId="68AFE843" w14:textId="77777777" w:rsidR="008F31AB" w:rsidRDefault="009346BC" w:rsidP="008F31AB">
      <w:pPr>
        <w:pStyle w:val="Heading2"/>
        <w:rPr>
          <w:rtl/>
        </w:rPr>
      </w:pPr>
      <w:bookmarkStart w:id="36" w:name="_Toc187864940"/>
      <w:bookmarkStart w:id="37" w:name="מהו-opentelemetry"/>
      <w:r>
        <w:rPr>
          <w:rtl/>
        </w:rPr>
        <w:t xml:space="preserve">מהו </w:t>
      </w:r>
      <w:proofErr w:type="spellStart"/>
      <w:r>
        <w:rPr>
          <w:rtl/>
        </w:rPr>
        <w:t>OpenTelemetry</w:t>
      </w:r>
      <w:proofErr w:type="spellEnd"/>
      <w:r>
        <w:rPr>
          <w:rtl/>
        </w:rPr>
        <w:t>?</w:t>
      </w:r>
      <w:bookmarkEnd w:id="36"/>
    </w:p>
    <w:p w14:paraId="3F6E46A1" w14:textId="77777777" w:rsidR="000E2ACC" w:rsidRDefault="009346BC" w:rsidP="000E2ACC">
      <w:pPr>
        <w:rPr>
          <w:rtl/>
        </w:rPr>
      </w:pPr>
      <w:hyperlink r:id="rId13" w:history="1">
        <w:r w:rsidRPr="005A2130">
          <w:rPr>
            <w:rStyle w:val="Hyperlink"/>
          </w:rPr>
          <w:t>https://opentelemetry.io/docs/what-is-opentelemetry</w:t>
        </w:r>
        <w:r w:rsidRPr="005A2130">
          <w:rPr>
            <w:rStyle w:val="Hyperlink"/>
            <w:rFonts w:cs="Arial"/>
            <w:rtl/>
          </w:rPr>
          <w:t>/</w:t>
        </w:r>
      </w:hyperlink>
    </w:p>
    <w:p w14:paraId="049864BC" w14:textId="77777777" w:rsidR="00E046BB" w:rsidRDefault="009346BC" w:rsidP="0022354B">
      <w:pPr>
        <w:spacing w:line="360" w:lineRule="auto"/>
        <w:jc w:val="both"/>
        <w:rPr>
          <w:rtl/>
        </w:rPr>
      </w:pPr>
      <w:proofErr w:type="spellStart"/>
      <w:r w:rsidRPr="00C9425F">
        <w:rPr>
          <w:b/>
          <w:bCs/>
        </w:rPr>
        <w:t>OpenTelemetry</w:t>
      </w:r>
      <w:proofErr w:type="spellEnd"/>
      <w:r>
        <w:rPr>
          <w:rFonts w:cs="Arial"/>
          <w:rtl/>
        </w:rPr>
        <w:t xml:space="preserve"> הוא פרויקט קוד פתוח המספק סטנדרט אחיד לאיסוף וניהול טלמטריה ממערכות תוכנה. הפרויקט נוצר כתוצאה ממיזוג של שני פרויקטים קודמים: </w:t>
      </w:r>
      <w:proofErr w:type="spellStart"/>
      <w:r>
        <w:t>OpenCensus</w:t>
      </w:r>
      <w:proofErr w:type="spellEnd"/>
      <w:r>
        <w:rPr>
          <w:rFonts w:cs="Arial"/>
          <w:rtl/>
        </w:rPr>
        <w:t xml:space="preserve"> ו-</w:t>
      </w:r>
      <w:proofErr w:type="spellStart"/>
      <w:r>
        <w:t>OpenTracing</w:t>
      </w:r>
      <w:proofErr w:type="spellEnd"/>
      <w:r>
        <w:rPr>
          <w:rFonts w:cs="Arial"/>
          <w:rtl/>
        </w:rPr>
        <w:t>, במטרה ליצור תקן אחיד ומקיף לניטור מערכות.</w:t>
      </w:r>
    </w:p>
    <w:p w14:paraId="655D3665" w14:textId="77777777" w:rsidR="00E046BB" w:rsidRDefault="009346BC" w:rsidP="0022354B">
      <w:pPr>
        <w:spacing w:line="360" w:lineRule="auto"/>
        <w:jc w:val="both"/>
        <w:rPr>
          <w:rtl/>
        </w:rPr>
      </w:pPr>
      <w:proofErr w:type="spellStart"/>
      <w:r w:rsidRPr="00C9425F">
        <w:rPr>
          <w:b/>
          <w:bCs/>
        </w:rPr>
        <w:t>OpenTelemetry</w:t>
      </w:r>
      <w:proofErr w:type="spellEnd"/>
      <w:r>
        <w:rPr>
          <w:rFonts w:cs="Arial"/>
          <w:rtl/>
        </w:rPr>
        <w:t xml:space="preserve"> היא סטנדרט פתוח לאיסוף מדדים (</w:t>
      </w:r>
      <w:r>
        <w:t>Metrics</w:t>
      </w:r>
      <w:r>
        <w:rPr>
          <w:rFonts w:cs="Arial"/>
          <w:rtl/>
        </w:rPr>
        <w:t>), לוגים (</w:t>
      </w:r>
      <w:r>
        <w:t>Logs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וטראייסים</w:t>
      </w:r>
      <w:proofErr w:type="spellEnd"/>
      <w:r>
        <w:rPr>
          <w:rFonts w:cs="Arial"/>
          <w:rtl/>
        </w:rPr>
        <w:t xml:space="preserve"> (</w:t>
      </w:r>
      <w:r>
        <w:t>Traces</w:t>
      </w:r>
      <w:r>
        <w:rPr>
          <w:rFonts w:cs="Arial"/>
          <w:rtl/>
        </w:rPr>
        <w:t>) מאפליקציות. המטרה היא לתת תשתית אחידה שתאפשר נראות (</w:t>
      </w:r>
      <w:r>
        <w:t>Observability</w:t>
      </w:r>
      <w:r>
        <w:rPr>
          <w:rFonts w:cs="Arial"/>
          <w:rtl/>
        </w:rPr>
        <w:t xml:space="preserve">) טובה יותר על המערכת שלך בין אם מדובר באפליקציית </w:t>
      </w:r>
      <w:r>
        <w:t>Web</w:t>
      </w:r>
      <w:r>
        <w:rPr>
          <w:rFonts w:cs="Arial"/>
          <w:rtl/>
        </w:rPr>
        <w:t xml:space="preserve">, שירותי </w:t>
      </w:r>
      <w:r>
        <w:t>Backend</w:t>
      </w:r>
      <w:r>
        <w:rPr>
          <w:rFonts w:cs="Arial"/>
          <w:rtl/>
        </w:rPr>
        <w:t xml:space="preserve"> או כל רכיב אחר.</w:t>
      </w:r>
    </w:p>
    <w:p w14:paraId="43FCA013" w14:textId="77777777" w:rsidR="00050710" w:rsidRDefault="009346BC" w:rsidP="0022354B">
      <w:pPr>
        <w:spacing w:line="360" w:lineRule="auto"/>
        <w:jc w:val="both"/>
        <w:rPr>
          <w:rFonts w:cs="Arial"/>
          <w:rtl/>
        </w:rPr>
      </w:pPr>
      <w:r>
        <w:rPr>
          <w:rFonts w:cs="Arial"/>
          <w:rtl/>
        </w:rPr>
        <w:t xml:space="preserve">ב־ </w:t>
      </w:r>
      <w:r>
        <w:t xml:space="preserve">NET, </w:t>
      </w:r>
      <w:proofErr w:type="spellStart"/>
      <w:r w:rsidRPr="00C9425F">
        <w:rPr>
          <w:b/>
          <w:bCs/>
        </w:rPr>
        <w:t>OpenTelemetry</w:t>
      </w:r>
      <w:proofErr w:type="spellEnd"/>
      <w:r>
        <w:rPr>
          <w:rFonts w:cs="Arial"/>
          <w:rtl/>
        </w:rPr>
        <w:t xml:space="preserve"> מספקת ספריות המאפשרות לך "לסמן" (</w:t>
      </w:r>
      <w:r>
        <w:t>Instrument</w:t>
      </w:r>
      <w:r>
        <w:rPr>
          <w:rFonts w:cs="Arial"/>
          <w:rtl/>
        </w:rPr>
        <w:t xml:space="preserve">) את הקוד שלך בקלות ולקבל נתוני מעקב, מדדים ולוגים ישירות לכלים תומכים (כמו </w:t>
      </w:r>
      <w:r>
        <w:t>Jaeger, Zipkin, Prometheus</w:t>
      </w:r>
      <w:r>
        <w:rPr>
          <w:rFonts w:cs="Arial"/>
          <w:rtl/>
        </w:rPr>
        <w:t>, וכו').</w:t>
      </w:r>
    </w:p>
    <w:p w14:paraId="4D95DB82" w14:textId="77777777" w:rsidR="001C2766" w:rsidRPr="00E046BB" w:rsidRDefault="009346BC" w:rsidP="00E046BB">
      <w:r>
        <w:rPr>
          <w:noProof/>
        </w:rPr>
        <w:drawing>
          <wp:inline distT="0" distB="0" distL="0" distR="0" wp14:anchorId="280F0C10" wp14:editId="644E7E21">
            <wp:extent cx="5181428" cy="3440468"/>
            <wp:effectExtent l="0" t="0" r="0" b="0"/>
            <wp:docPr id="1183417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64515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263" cy="34469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12E591" w14:textId="77777777" w:rsidR="008F31AB" w:rsidRDefault="009346BC" w:rsidP="008F31AB">
      <w:pPr>
        <w:pStyle w:val="Heading3"/>
      </w:pPr>
      <w:bookmarkStart w:id="38" w:name="_Toc187864941"/>
      <w:bookmarkStart w:id="39" w:name="רכיבים-מרכזיים"/>
      <w:r>
        <w:rPr>
          <w:rtl/>
        </w:rPr>
        <w:t>רכיבים מרכזיים</w:t>
      </w:r>
      <w:bookmarkEnd w:id="38"/>
    </w:p>
    <w:p w14:paraId="34FDAF43" w14:textId="77777777" w:rsidR="008F31AB" w:rsidRDefault="009346BC" w:rsidP="00B3353C">
      <w:pPr>
        <w:numPr>
          <w:ilvl w:val="0"/>
          <w:numId w:val="5"/>
        </w:numPr>
      </w:pPr>
      <w:r>
        <w:rPr>
          <w:b/>
          <w:bCs/>
          <w:rtl/>
        </w:rPr>
        <w:t>API</w:t>
      </w:r>
      <w:r>
        <w:rPr>
          <w:rtl/>
        </w:rPr>
        <w:t>: ממשק סטנדרטי ליצירת טלמטריה</w:t>
      </w:r>
    </w:p>
    <w:p w14:paraId="0339710A" w14:textId="77777777" w:rsidR="00C80931" w:rsidRDefault="009346BC" w:rsidP="00C80931">
      <w:pPr>
        <w:ind w:left="720"/>
      </w:pPr>
      <w:hyperlink r:id="rId15" w:anchor="api-references" w:history="1">
        <w:r w:rsidRPr="005A2130">
          <w:rPr>
            <w:rStyle w:val="Hyperlink"/>
          </w:rPr>
          <w:t>https://opentelemetry.io/docs/languages/#api-references</w:t>
        </w:r>
      </w:hyperlink>
    </w:p>
    <w:p w14:paraId="4DB23BFD" w14:textId="77777777" w:rsidR="008F31AB" w:rsidRDefault="009346BC" w:rsidP="00B3353C">
      <w:pPr>
        <w:numPr>
          <w:ilvl w:val="0"/>
          <w:numId w:val="5"/>
        </w:numPr>
      </w:pPr>
      <w:r>
        <w:rPr>
          <w:b/>
          <w:bCs/>
          <w:rtl/>
        </w:rPr>
        <w:t>SDK</w:t>
      </w:r>
      <w:r>
        <w:rPr>
          <w:rtl/>
        </w:rPr>
        <w:t>: כלים ליישום ה-API</w:t>
      </w:r>
    </w:p>
    <w:p w14:paraId="49B42AF5" w14:textId="77777777" w:rsidR="00C80931" w:rsidRDefault="009346BC" w:rsidP="00C80931">
      <w:pPr>
        <w:ind w:left="720"/>
        <w:rPr>
          <w:rFonts w:cs="Arial"/>
          <w:rtl/>
        </w:rPr>
      </w:pPr>
      <w:hyperlink r:id="rId16" w:history="1">
        <w:r w:rsidRPr="005A2130">
          <w:rPr>
            <w:rStyle w:val="Hyperlink"/>
          </w:rPr>
          <w:t>https://opentelemetry.io/docs/languages</w:t>
        </w:r>
        <w:r w:rsidRPr="005A2130">
          <w:rPr>
            <w:rStyle w:val="Hyperlink"/>
            <w:rFonts w:cs="Arial"/>
            <w:rtl/>
          </w:rPr>
          <w:t>/</w:t>
        </w:r>
      </w:hyperlink>
    </w:p>
    <w:p w14:paraId="1FE0E5E1" w14:textId="77777777" w:rsidR="008F31AB" w:rsidRDefault="009346BC" w:rsidP="00B3353C">
      <w:pPr>
        <w:numPr>
          <w:ilvl w:val="0"/>
          <w:numId w:val="5"/>
        </w:numPr>
      </w:pPr>
      <w:proofErr w:type="spellStart"/>
      <w:r>
        <w:rPr>
          <w:b/>
          <w:bCs/>
          <w:rtl/>
        </w:rPr>
        <w:t>Collector</w:t>
      </w:r>
      <w:proofErr w:type="spellEnd"/>
      <w:r>
        <w:rPr>
          <w:rtl/>
        </w:rPr>
        <w:t>: רכיב מרכזי לאיסוף, עיבוד והפצת נתוני טלמטריה</w:t>
      </w:r>
    </w:p>
    <w:p w14:paraId="11DF994C" w14:textId="77777777" w:rsidR="001F0E13" w:rsidRDefault="009346BC" w:rsidP="001F0E13">
      <w:pPr>
        <w:ind w:left="720"/>
        <w:rPr>
          <w:rFonts w:cs="Arial"/>
          <w:rtl/>
        </w:rPr>
      </w:pPr>
      <w:hyperlink r:id="rId17" w:history="1">
        <w:r w:rsidRPr="005A2130">
          <w:rPr>
            <w:rStyle w:val="Hyperlink"/>
          </w:rPr>
          <w:t>https://opentelemetry.io/docs/collector</w:t>
        </w:r>
        <w:r w:rsidRPr="005A2130">
          <w:rPr>
            <w:rStyle w:val="Hyperlink"/>
            <w:rFonts w:cs="Arial"/>
            <w:rtl/>
          </w:rPr>
          <w:t>/</w:t>
        </w:r>
      </w:hyperlink>
    </w:p>
    <w:p w14:paraId="4A08A0B2" w14:textId="77777777" w:rsidR="008F31AB" w:rsidRDefault="009346BC" w:rsidP="008F31AB">
      <w:pPr>
        <w:pStyle w:val="Heading2"/>
      </w:pPr>
      <w:bookmarkStart w:id="40" w:name="_Toc187864942"/>
      <w:bookmarkStart w:id="41" w:name="יתרונות-מרכזיים"/>
      <w:bookmarkEnd w:id="37"/>
      <w:bookmarkEnd w:id="39"/>
      <w:r>
        <w:rPr>
          <w:rtl/>
        </w:rPr>
        <w:lastRenderedPageBreak/>
        <w:t>יתרונות מרכזיים</w:t>
      </w:r>
      <w:bookmarkEnd w:id="40"/>
    </w:p>
    <w:p w14:paraId="4809AD52" w14:textId="77777777" w:rsidR="008F31AB" w:rsidRDefault="009346BC" w:rsidP="008F31AB">
      <w:pPr>
        <w:pStyle w:val="Heading3"/>
      </w:pPr>
      <w:bookmarkStart w:id="42" w:name="_Toc187864943"/>
      <w:bookmarkStart w:id="43" w:name="יתרונות-טכניים"/>
      <w:r>
        <w:rPr>
          <w:rtl/>
        </w:rPr>
        <w:t>יתרונות טכניים</w:t>
      </w:r>
      <w:bookmarkEnd w:id="42"/>
    </w:p>
    <w:p w14:paraId="364B08C4" w14:textId="77777777" w:rsidR="008F31AB" w:rsidRDefault="009346BC" w:rsidP="00B3353C">
      <w:pPr>
        <w:numPr>
          <w:ilvl w:val="0"/>
          <w:numId w:val="5"/>
        </w:numPr>
      </w:pPr>
      <w:r>
        <w:rPr>
          <w:b/>
          <w:bCs/>
          <w:rtl/>
        </w:rPr>
        <w:t>סטנדרטיזציה</w:t>
      </w:r>
      <w:r>
        <w:rPr>
          <w:rtl/>
        </w:rPr>
        <w:t>: פורמט אחיד לכל סוגי הטלמטריה</w:t>
      </w:r>
    </w:p>
    <w:p w14:paraId="779C2935" w14:textId="77777777" w:rsidR="008F31AB" w:rsidRDefault="009346BC" w:rsidP="00B3353C">
      <w:pPr>
        <w:numPr>
          <w:ilvl w:val="0"/>
          <w:numId w:val="5"/>
        </w:numPr>
      </w:pPr>
      <w:r>
        <w:rPr>
          <w:b/>
          <w:bCs/>
          <w:rtl/>
        </w:rPr>
        <w:t>ניידות</w:t>
      </w:r>
      <w:r>
        <w:rPr>
          <w:rtl/>
        </w:rPr>
        <w:t>: יכולת העברה קלה בין ספקי שירות שונים</w:t>
      </w:r>
    </w:p>
    <w:p w14:paraId="3CE5C692" w14:textId="77777777" w:rsidR="008F31AB" w:rsidRDefault="009346BC" w:rsidP="00B3353C">
      <w:pPr>
        <w:numPr>
          <w:ilvl w:val="0"/>
          <w:numId w:val="5"/>
        </w:numPr>
      </w:pPr>
      <w:r>
        <w:rPr>
          <w:b/>
          <w:bCs/>
          <w:rtl/>
        </w:rPr>
        <w:t>הרחבה</w:t>
      </w:r>
      <w:r>
        <w:rPr>
          <w:rtl/>
        </w:rPr>
        <w:t>: תמיכה במגוון רחב של שפות ופלטפורמות</w:t>
      </w:r>
    </w:p>
    <w:p w14:paraId="55FFB3AB" w14:textId="77777777" w:rsidR="008F31AB" w:rsidRDefault="009346BC" w:rsidP="00B3353C">
      <w:pPr>
        <w:numPr>
          <w:ilvl w:val="0"/>
          <w:numId w:val="5"/>
        </w:numPr>
      </w:pPr>
      <w:r>
        <w:rPr>
          <w:b/>
          <w:bCs/>
          <w:rtl/>
        </w:rPr>
        <w:t>ביצועים</w:t>
      </w:r>
      <w:r>
        <w:rPr>
          <w:rtl/>
        </w:rPr>
        <w:t>: השפעה מינימלית על ביצועי המערכת</w:t>
      </w:r>
    </w:p>
    <w:p w14:paraId="4D9C7EC9" w14:textId="77777777" w:rsidR="008F31AB" w:rsidRDefault="009346BC" w:rsidP="008F31AB">
      <w:pPr>
        <w:pStyle w:val="Heading3"/>
      </w:pPr>
      <w:bookmarkStart w:id="44" w:name="_Toc187864944"/>
      <w:bookmarkStart w:id="45" w:name="יתרונות-עסקיים"/>
      <w:bookmarkEnd w:id="43"/>
      <w:r>
        <w:rPr>
          <w:rtl/>
        </w:rPr>
        <w:t>יתרונות עסקיים</w:t>
      </w:r>
      <w:bookmarkEnd w:id="44"/>
    </w:p>
    <w:p w14:paraId="07B8D2CB" w14:textId="77777777" w:rsidR="008F31AB" w:rsidRDefault="009346BC" w:rsidP="00B3353C">
      <w:pPr>
        <w:numPr>
          <w:ilvl w:val="0"/>
          <w:numId w:val="5"/>
        </w:numPr>
      </w:pPr>
      <w:r>
        <w:rPr>
          <w:b/>
          <w:bCs/>
          <w:rtl/>
        </w:rPr>
        <w:t>חיסכון בעלויות</w:t>
      </w:r>
      <w:r>
        <w:rPr>
          <w:rtl/>
        </w:rPr>
        <w:t>: הפחתת התלות בפתרונות קנייניים</w:t>
      </w:r>
    </w:p>
    <w:p w14:paraId="587B6D31" w14:textId="77777777" w:rsidR="008F31AB" w:rsidRDefault="009346BC" w:rsidP="00B3353C">
      <w:pPr>
        <w:numPr>
          <w:ilvl w:val="0"/>
          <w:numId w:val="5"/>
        </w:numPr>
      </w:pPr>
      <w:r>
        <w:rPr>
          <w:b/>
          <w:bCs/>
          <w:rtl/>
        </w:rPr>
        <w:t>שיפור איכות</w:t>
      </w:r>
      <w:r>
        <w:rPr>
          <w:rtl/>
        </w:rPr>
        <w:t>: זיהוי וטיפול מהיר בבעיות</w:t>
      </w:r>
    </w:p>
    <w:p w14:paraId="1218DA87" w14:textId="77777777" w:rsidR="008F31AB" w:rsidRDefault="009346BC" w:rsidP="00B3353C">
      <w:pPr>
        <w:numPr>
          <w:ilvl w:val="0"/>
          <w:numId w:val="5"/>
        </w:numPr>
      </w:pPr>
      <w:r>
        <w:rPr>
          <w:b/>
          <w:bCs/>
          <w:rtl/>
        </w:rPr>
        <w:t>האצת פיתוח</w:t>
      </w:r>
      <w:r>
        <w:rPr>
          <w:rtl/>
        </w:rPr>
        <w:t>: כלים אחידים לכל צוותי הפיתוח</w:t>
      </w:r>
    </w:p>
    <w:p w14:paraId="5E842BD5" w14:textId="77777777" w:rsidR="00831562" w:rsidRPr="001979B3" w:rsidRDefault="009346BC" w:rsidP="002E01DB">
      <w:pPr>
        <w:numPr>
          <w:ilvl w:val="0"/>
          <w:numId w:val="5"/>
        </w:numPr>
      </w:pPr>
      <w:r w:rsidRPr="00831562">
        <w:rPr>
          <w:b/>
          <w:bCs/>
          <w:rtl/>
        </w:rPr>
        <w:t>ניהול סיכונים</w:t>
      </w:r>
      <w:r>
        <w:rPr>
          <w:rtl/>
        </w:rPr>
        <w:t>: שיפור היכולת לזהות ולמנוע תקלות</w:t>
      </w:r>
      <w:r>
        <w:rPr>
          <w:rFonts w:hint="cs"/>
          <w:rtl/>
        </w:rPr>
        <w:t xml:space="preserve">, </w:t>
      </w:r>
      <w:r w:rsidRPr="001979B3">
        <w:rPr>
          <w:rtl/>
        </w:rPr>
        <w:t>להבין איפה המערכת "נתקעת</w:t>
      </w:r>
      <w:r w:rsidRPr="001979B3">
        <w:t xml:space="preserve">" (Bottlenecks) </w:t>
      </w:r>
      <w:r w:rsidRPr="001979B3">
        <w:rPr>
          <w:rtl/>
        </w:rPr>
        <w:t>או איפה מתרחשות שגיאות</w:t>
      </w:r>
      <w:r w:rsidRPr="001979B3">
        <w:t>.</w:t>
      </w:r>
    </w:p>
    <w:p w14:paraId="0F926C77" w14:textId="77777777" w:rsidR="00831562" w:rsidRPr="001979B3" w:rsidRDefault="009346BC" w:rsidP="00831562">
      <w:pPr>
        <w:numPr>
          <w:ilvl w:val="0"/>
          <w:numId w:val="5"/>
        </w:numPr>
      </w:pPr>
      <w:r w:rsidRPr="00956411">
        <w:rPr>
          <w:rFonts w:hint="cs"/>
          <w:b/>
          <w:bCs/>
          <w:rtl/>
        </w:rPr>
        <w:t>מע</w:t>
      </w:r>
      <w:r>
        <w:rPr>
          <w:rFonts w:hint="cs"/>
          <w:b/>
          <w:bCs/>
          <w:rtl/>
        </w:rPr>
        <w:t>ק</w:t>
      </w:r>
      <w:r w:rsidRPr="00956411">
        <w:rPr>
          <w:rFonts w:hint="cs"/>
          <w:b/>
          <w:bCs/>
          <w:rtl/>
        </w:rPr>
        <w:t>ב</w:t>
      </w:r>
      <w:r>
        <w:rPr>
          <w:rFonts w:hint="cs"/>
          <w:b/>
          <w:bCs/>
          <w:rtl/>
        </w:rPr>
        <w:t xml:space="preserve">: </w:t>
      </w:r>
      <w:r w:rsidRPr="001979B3">
        <w:rPr>
          <w:rtl/>
        </w:rPr>
        <w:t>לעקוב בקלות אחר קריאות בין שירותים ולקבל תמונה מקצה לקצה</w:t>
      </w:r>
      <w:r w:rsidRPr="001979B3">
        <w:t xml:space="preserve"> (End-to-End).</w:t>
      </w:r>
    </w:p>
    <w:p w14:paraId="7F57BBC9" w14:textId="77777777" w:rsidR="00831562" w:rsidRDefault="00831562" w:rsidP="00956411">
      <w:pPr>
        <w:ind w:left="720"/>
      </w:pPr>
    </w:p>
    <w:p w14:paraId="63CC14D0" w14:textId="77777777" w:rsidR="00455DC9" w:rsidRDefault="009346BC">
      <w:pPr>
        <w:bidi w:val="0"/>
      </w:pPr>
      <w:r>
        <w:br w:type="page"/>
      </w:r>
    </w:p>
    <w:p w14:paraId="27476713" w14:textId="77777777" w:rsidR="008F31AB" w:rsidRDefault="009346BC" w:rsidP="008F31AB">
      <w:pPr>
        <w:pStyle w:val="Heading2"/>
      </w:pPr>
      <w:bookmarkStart w:id="46" w:name="_Toc187864945"/>
      <w:bookmarkStart w:id="47" w:name="ארכיטקטורה-בסיסית"/>
      <w:bookmarkEnd w:id="41"/>
      <w:bookmarkEnd w:id="45"/>
      <w:r>
        <w:rPr>
          <w:rtl/>
        </w:rPr>
        <w:lastRenderedPageBreak/>
        <w:t>ארכיטקטורה בסיסית</w:t>
      </w:r>
      <w:bookmarkEnd w:id="46"/>
    </w:p>
    <w:p w14:paraId="794A12E0" w14:textId="77777777" w:rsidR="008F31AB" w:rsidRDefault="009346BC" w:rsidP="008F31AB">
      <w:pPr>
        <w:pStyle w:val="Heading3"/>
        <w:rPr>
          <w:rtl/>
        </w:rPr>
      </w:pPr>
      <w:bookmarkStart w:id="48" w:name="_Toc187864946"/>
      <w:bookmarkStart w:id="49" w:name="שכבות-עיקריות"/>
      <w:r>
        <w:rPr>
          <w:rtl/>
        </w:rPr>
        <w:t>שכבות עיקריות</w:t>
      </w:r>
      <w:bookmarkEnd w:id="48"/>
    </w:p>
    <w:p w14:paraId="29C30673" w14:textId="77777777" w:rsidR="00E9419C" w:rsidRPr="00E9419C" w:rsidRDefault="009346BC" w:rsidP="00E9419C">
      <w:pPr>
        <w:bidi w:val="0"/>
      </w:pPr>
      <w:r w:rsidRPr="00E9419C">
        <w:rPr>
          <w:noProof/>
        </w:rPr>
        <w:drawing>
          <wp:inline distT="0" distB="0" distL="0" distR="0" wp14:anchorId="32499A4C" wp14:editId="4CB11513">
            <wp:extent cx="5715798" cy="1629002"/>
            <wp:effectExtent l="0" t="0" r="0" b="9525"/>
            <wp:docPr id="621979622" name="Picture 1" descr="A screen 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71155" name="Picture 1" descr="A screen shot of a computer program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B32FC" w14:textId="77777777" w:rsidR="008F31AB" w:rsidRDefault="009346BC" w:rsidP="008F31AB">
      <w:pPr>
        <w:pStyle w:val="Heading3"/>
      </w:pPr>
      <w:bookmarkStart w:id="50" w:name="_Toc187864947"/>
      <w:bookmarkStart w:id="51" w:name="תיאור-השכבות"/>
      <w:bookmarkEnd w:id="49"/>
      <w:r>
        <w:rPr>
          <w:rtl/>
        </w:rPr>
        <w:t>תיאור השכבות</w:t>
      </w:r>
      <w:bookmarkEnd w:id="50"/>
    </w:p>
    <w:p w14:paraId="293FB2C8" w14:textId="77777777" w:rsidR="008F31AB" w:rsidRDefault="009346BC" w:rsidP="00B3353C">
      <w:pPr>
        <w:numPr>
          <w:ilvl w:val="0"/>
          <w:numId w:val="6"/>
        </w:numPr>
      </w:pPr>
      <w:r>
        <w:rPr>
          <w:b/>
          <w:bCs/>
          <w:rtl/>
        </w:rPr>
        <w:t>שכבת האפליקציה</w:t>
      </w:r>
    </w:p>
    <w:p w14:paraId="0BBA7634" w14:textId="77777777" w:rsidR="001C21F9" w:rsidRDefault="009346BC" w:rsidP="001C21F9">
      <w:pPr>
        <w:pStyle w:val="ListParagraph"/>
      </w:pPr>
      <w:r>
        <w:rPr>
          <w:rtl/>
        </w:rPr>
        <w:t>שכבה זו היא נקודת ההתחלה של איסוף הטלמטריה במערכת שלנו.</w:t>
      </w:r>
    </w:p>
    <w:p w14:paraId="0B5570AD" w14:textId="77777777" w:rsidR="008F31AB" w:rsidRDefault="009346BC" w:rsidP="00B3353C">
      <w:pPr>
        <w:numPr>
          <w:ilvl w:val="1"/>
          <w:numId w:val="5"/>
        </w:numPr>
      </w:pPr>
      <w:r>
        <w:rPr>
          <w:rtl/>
        </w:rPr>
        <w:t>קוד המקור של האפליקציה</w:t>
      </w:r>
    </w:p>
    <w:p w14:paraId="67D050C5" w14:textId="77777777" w:rsidR="008F31AB" w:rsidRDefault="009346BC" w:rsidP="00B3353C">
      <w:pPr>
        <w:numPr>
          <w:ilvl w:val="1"/>
          <w:numId w:val="5"/>
        </w:numPr>
      </w:pPr>
      <w:proofErr w:type="spellStart"/>
      <w:r>
        <w:rPr>
          <w:rtl/>
        </w:rPr>
        <w:t>Instrumentation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Libraries</w:t>
      </w:r>
      <w:proofErr w:type="spellEnd"/>
    </w:p>
    <w:p w14:paraId="3DB7910C" w14:textId="77777777" w:rsidR="00FB7050" w:rsidRDefault="009346BC" w:rsidP="00B3353C">
      <w:pPr>
        <w:numPr>
          <w:ilvl w:val="2"/>
          <w:numId w:val="5"/>
        </w:numPr>
      </w:pPr>
      <w:r>
        <w:rPr>
          <w:rtl/>
        </w:rPr>
        <w:t xml:space="preserve">חבילות </w:t>
      </w:r>
      <w:proofErr w:type="spellStart"/>
      <w:r>
        <w:rPr>
          <w:rtl/>
        </w:rPr>
        <w:t>NuGet</w:t>
      </w:r>
      <w:proofErr w:type="spellEnd"/>
      <w:r>
        <w:rPr>
          <w:rtl/>
        </w:rPr>
        <w:t xml:space="preserve"> מוכנות לשימוש</w:t>
      </w:r>
    </w:p>
    <w:p w14:paraId="46446063" w14:textId="77777777" w:rsidR="00FB7050" w:rsidRDefault="009346BC" w:rsidP="00B3353C">
      <w:pPr>
        <w:numPr>
          <w:ilvl w:val="2"/>
          <w:numId w:val="5"/>
        </w:numPr>
      </w:pPr>
      <w:r>
        <w:rPr>
          <w:rtl/>
        </w:rPr>
        <w:t xml:space="preserve">לדוגמה: </w:t>
      </w:r>
      <w:proofErr w:type="spellStart"/>
      <w:r>
        <w:rPr>
          <w:rtl/>
        </w:rPr>
        <w:t>OpenTelemetry.Instrumentation.AspNetCore</w:t>
      </w:r>
      <w:proofErr w:type="spellEnd"/>
    </w:p>
    <w:p w14:paraId="48328670" w14:textId="77777777" w:rsidR="00D073B5" w:rsidRDefault="009346BC" w:rsidP="00B3353C">
      <w:pPr>
        <w:numPr>
          <w:ilvl w:val="2"/>
          <w:numId w:val="5"/>
        </w:numPr>
      </w:pPr>
      <w:r>
        <w:rPr>
          <w:rtl/>
        </w:rPr>
        <w:t xml:space="preserve">מתחברות אוטומטית </w:t>
      </w:r>
      <w:proofErr w:type="spellStart"/>
      <w:r>
        <w:rPr>
          <w:rtl/>
        </w:rPr>
        <w:t>לפריימוורקים</w:t>
      </w:r>
      <w:proofErr w:type="spellEnd"/>
      <w:r>
        <w:rPr>
          <w:rtl/>
        </w:rPr>
        <w:t xml:space="preserve"> נפוצים</w:t>
      </w:r>
    </w:p>
    <w:p w14:paraId="555C53AC" w14:textId="77777777" w:rsidR="008F31AB" w:rsidRDefault="009346BC" w:rsidP="00B3353C">
      <w:pPr>
        <w:numPr>
          <w:ilvl w:val="1"/>
          <w:numId w:val="5"/>
        </w:numPr>
      </w:pPr>
      <w:proofErr w:type="spellStart"/>
      <w:r>
        <w:rPr>
          <w:rtl/>
        </w:rPr>
        <w:t>Custom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Instrumentation</w:t>
      </w:r>
      <w:proofErr w:type="spellEnd"/>
    </w:p>
    <w:p w14:paraId="5202D748" w14:textId="77777777" w:rsidR="000C1E55" w:rsidRPr="00983A28" w:rsidRDefault="009346BC" w:rsidP="00B3353C">
      <w:pPr>
        <w:pStyle w:val="SourceCode"/>
        <w:numPr>
          <w:ilvl w:val="2"/>
          <w:numId w:val="5"/>
        </w:numPr>
        <w:rPr>
          <w:rFonts w:cstheme="minorBidi"/>
          <w:iCs/>
        </w:rPr>
      </w:pPr>
      <w:r w:rsidRPr="00983A28">
        <w:rPr>
          <w:rFonts w:cs="Calibri"/>
          <w:iCs/>
          <w:rtl/>
        </w:rPr>
        <w:t>דוגמה</w:t>
      </w:r>
      <w:r w:rsidRPr="00983A28">
        <w:rPr>
          <w:rFonts w:cstheme="minorBidi"/>
          <w:iCs/>
        </w:rPr>
        <w:t xml:space="preserve"> </w:t>
      </w:r>
      <w:r w:rsidRPr="00983A28">
        <w:rPr>
          <w:rFonts w:cs="Calibri"/>
          <w:iCs/>
          <w:rtl/>
        </w:rPr>
        <w:t>להוספת</w:t>
      </w:r>
      <w:r w:rsidRPr="00983A28">
        <w:rPr>
          <w:rFonts w:cstheme="minorBidi"/>
          <w:iCs/>
        </w:rPr>
        <w:t xml:space="preserve"> </w:t>
      </w:r>
      <w:r w:rsidRPr="00983A28">
        <w:rPr>
          <w:rFonts w:cs="Calibri"/>
          <w:iCs/>
          <w:rtl/>
        </w:rPr>
        <w:t>מדידה</w:t>
      </w:r>
      <w:r w:rsidRPr="00983A28">
        <w:rPr>
          <w:rFonts w:cstheme="minorBidi"/>
          <w:iCs/>
        </w:rPr>
        <w:t xml:space="preserve"> </w:t>
      </w:r>
      <w:r w:rsidRPr="00983A28">
        <w:rPr>
          <w:rFonts w:cs="Calibri"/>
          <w:iCs/>
          <w:rtl/>
        </w:rPr>
        <w:t>מותאמת</w:t>
      </w:r>
      <w:r w:rsidRPr="00983A28">
        <w:rPr>
          <w:rFonts w:cstheme="minorBidi"/>
          <w:iCs/>
        </w:rPr>
        <w:t xml:space="preserve"> </w:t>
      </w:r>
      <w:r w:rsidRPr="00983A28">
        <w:rPr>
          <w:rFonts w:cs="Calibri"/>
          <w:iCs/>
          <w:rtl/>
        </w:rPr>
        <w:t>אישית</w:t>
      </w:r>
    </w:p>
    <w:tbl>
      <w:tblPr>
        <w:tblStyle w:val="TableGrid"/>
        <w:tblW w:w="0" w:type="auto"/>
        <w:tblInd w:w="720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525"/>
      </w:tblGrid>
      <w:tr w:rsidR="003C5B8A" w14:paraId="5DAE6EC0" w14:textId="77777777" w:rsidTr="00983A28">
        <w:tc>
          <w:tcPr>
            <w:tcW w:w="9245" w:type="dxa"/>
            <w:shd w:val="clear" w:color="auto" w:fill="F2F2F2" w:themeFill="background1" w:themeFillShade="F2"/>
          </w:tcPr>
          <w:p w14:paraId="5209D147" w14:textId="77777777" w:rsidR="00983A28" w:rsidRPr="00983A28" w:rsidRDefault="009346BC" w:rsidP="003D1A11">
            <w:pPr>
              <w:pStyle w:val="SourceCode"/>
              <w:bidi w:val="0"/>
            </w:pPr>
            <w:r w:rsidRPr="00983A28">
              <w:rPr>
                <w:rStyle w:val="KeywordTok"/>
              </w:rPr>
              <w:t>using</w:t>
            </w:r>
            <w:r w:rsidRPr="00983A28">
              <w:rPr>
                <w:rStyle w:val="NormalTok"/>
              </w:rPr>
              <w:t xml:space="preserve"> </w:t>
            </w:r>
            <w:r w:rsidRPr="00983A28">
              <w:rPr>
                <w:rStyle w:val="DataTypeTok"/>
              </w:rPr>
              <w:t>var</w:t>
            </w:r>
            <w:r w:rsidRPr="00983A28">
              <w:rPr>
                <w:rStyle w:val="NormalTok"/>
              </w:rPr>
              <w:t xml:space="preserve"> activity </w:t>
            </w:r>
            <w:r w:rsidRPr="00983A28">
              <w:rPr>
                <w:rStyle w:val="OperatorTok"/>
              </w:rPr>
              <w:t>=</w:t>
            </w:r>
            <w:r w:rsidRPr="00983A28">
              <w:rPr>
                <w:rStyle w:val="NormalTok"/>
              </w:rPr>
              <w:t xml:space="preserve"> </w:t>
            </w:r>
            <w:proofErr w:type="spellStart"/>
            <w:proofErr w:type="gramStart"/>
            <w:r w:rsidRPr="00983A28">
              <w:rPr>
                <w:rStyle w:val="NormalTok"/>
              </w:rPr>
              <w:t>source</w:t>
            </w:r>
            <w:r w:rsidRPr="00983A28">
              <w:rPr>
                <w:rStyle w:val="OperatorTok"/>
              </w:rPr>
              <w:t>.</w:t>
            </w:r>
            <w:r w:rsidRPr="00983A28">
              <w:rPr>
                <w:rStyle w:val="FunctionTok"/>
              </w:rPr>
              <w:t>StartActivity</w:t>
            </w:r>
            <w:proofErr w:type="spellEnd"/>
            <w:proofErr w:type="gramEnd"/>
            <w:r w:rsidRPr="00983A28">
              <w:rPr>
                <w:rStyle w:val="OperatorTok"/>
              </w:rPr>
              <w:t>(</w:t>
            </w:r>
            <w:r w:rsidRPr="00983A28">
              <w:rPr>
                <w:rStyle w:val="StringTok"/>
              </w:rPr>
              <w:t>"</w:t>
            </w:r>
            <w:proofErr w:type="spellStart"/>
            <w:r w:rsidRPr="00983A28">
              <w:rPr>
                <w:rStyle w:val="StringTok"/>
              </w:rPr>
              <w:t>ProcessOrder</w:t>
            </w:r>
            <w:proofErr w:type="spellEnd"/>
            <w:r w:rsidRPr="00983A28">
              <w:rPr>
                <w:rStyle w:val="StringTok"/>
              </w:rPr>
              <w:t>"</w:t>
            </w:r>
            <w:r w:rsidRPr="00983A28">
              <w:rPr>
                <w:rStyle w:val="OperatorTok"/>
              </w:rPr>
              <w:t>);</w:t>
            </w:r>
            <w:r w:rsidRPr="00983A28">
              <w:br/>
            </w:r>
            <w:r w:rsidRPr="00983A28">
              <w:rPr>
                <w:rStyle w:val="NormalTok"/>
              </w:rPr>
              <w:t>activity</w:t>
            </w:r>
            <w:r w:rsidRPr="00983A28">
              <w:rPr>
                <w:rStyle w:val="OperatorTok"/>
              </w:rPr>
              <w:t>?.</w:t>
            </w:r>
            <w:proofErr w:type="spellStart"/>
            <w:r w:rsidRPr="00983A28">
              <w:rPr>
                <w:rStyle w:val="FunctionTok"/>
              </w:rPr>
              <w:t>SetTag</w:t>
            </w:r>
            <w:proofErr w:type="spellEnd"/>
            <w:r w:rsidRPr="00983A28">
              <w:rPr>
                <w:rStyle w:val="OperatorTok"/>
              </w:rPr>
              <w:t>(</w:t>
            </w:r>
            <w:r w:rsidRPr="00983A28">
              <w:rPr>
                <w:rStyle w:val="StringTok"/>
              </w:rPr>
              <w:t>"</w:t>
            </w:r>
            <w:proofErr w:type="spellStart"/>
            <w:r w:rsidRPr="00983A28">
              <w:rPr>
                <w:rStyle w:val="StringTok"/>
              </w:rPr>
              <w:t>orderId</w:t>
            </w:r>
            <w:proofErr w:type="spellEnd"/>
            <w:r w:rsidRPr="00983A28">
              <w:rPr>
                <w:rStyle w:val="StringTok"/>
              </w:rPr>
              <w:t>"</w:t>
            </w:r>
            <w:r w:rsidRPr="00983A28">
              <w:rPr>
                <w:rStyle w:val="OperatorTok"/>
              </w:rPr>
              <w:t>,</w:t>
            </w:r>
            <w:r w:rsidRPr="00983A28">
              <w:rPr>
                <w:rStyle w:val="NormalTok"/>
              </w:rPr>
              <w:t xml:space="preserve"> </w:t>
            </w:r>
            <w:proofErr w:type="spellStart"/>
            <w:r w:rsidRPr="00983A28">
              <w:rPr>
                <w:rStyle w:val="NormalTok"/>
              </w:rPr>
              <w:t>orderId</w:t>
            </w:r>
            <w:proofErr w:type="spellEnd"/>
            <w:r w:rsidRPr="00983A28">
              <w:rPr>
                <w:rStyle w:val="OperatorTok"/>
              </w:rPr>
              <w:t>);</w:t>
            </w:r>
          </w:p>
        </w:tc>
      </w:tr>
    </w:tbl>
    <w:p w14:paraId="07DBB36A" w14:textId="77777777" w:rsidR="00FB7050" w:rsidRDefault="00FB7050" w:rsidP="000C1E55">
      <w:pPr>
        <w:ind w:left="2160"/>
      </w:pPr>
    </w:p>
    <w:p w14:paraId="127EA00F" w14:textId="77777777" w:rsidR="008F31AB" w:rsidRDefault="009346BC" w:rsidP="00B3353C">
      <w:pPr>
        <w:numPr>
          <w:ilvl w:val="0"/>
          <w:numId w:val="6"/>
        </w:numPr>
      </w:pPr>
      <w:r>
        <w:rPr>
          <w:b/>
          <w:bCs/>
          <w:rtl/>
        </w:rPr>
        <w:t>שכבת ה-SDK</w:t>
      </w:r>
    </w:p>
    <w:p w14:paraId="1ECF1BEB" w14:textId="77777777" w:rsidR="00B71C72" w:rsidRDefault="009346BC" w:rsidP="00B71C72">
      <w:pPr>
        <w:pStyle w:val="ListParagraph"/>
      </w:pPr>
      <w:r>
        <w:rPr>
          <w:rtl/>
        </w:rPr>
        <w:t>שכבה זו אחראית על עיבוד ראשוני של המידע הנאסף.</w:t>
      </w:r>
    </w:p>
    <w:p w14:paraId="0A6ED041" w14:textId="77777777" w:rsidR="000728DD" w:rsidRDefault="009346BC" w:rsidP="00B3353C">
      <w:pPr>
        <w:numPr>
          <w:ilvl w:val="1"/>
          <w:numId w:val="5"/>
        </w:numPr>
      </w:pPr>
      <w:r>
        <w:rPr>
          <w:rtl/>
        </w:rPr>
        <w:t>עיבוד ראשוני של הטלמטריה</w:t>
      </w:r>
    </w:p>
    <w:p w14:paraId="583804D6" w14:textId="77777777" w:rsidR="000728DD" w:rsidRDefault="009346BC" w:rsidP="000728DD">
      <w:pPr>
        <w:numPr>
          <w:ilvl w:val="2"/>
          <w:numId w:val="5"/>
        </w:numPr>
        <w:rPr>
          <w:rtl/>
        </w:rPr>
      </w:pPr>
      <w:r>
        <w:rPr>
          <w:rtl/>
        </w:rPr>
        <w:t>המרת נתונים לפורמט אחיד</w:t>
      </w:r>
    </w:p>
    <w:p w14:paraId="781E5A8F" w14:textId="77777777" w:rsidR="000728DD" w:rsidRDefault="009346BC" w:rsidP="000728DD">
      <w:pPr>
        <w:numPr>
          <w:ilvl w:val="2"/>
          <w:numId w:val="5"/>
        </w:numPr>
        <w:rPr>
          <w:rtl/>
        </w:rPr>
      </w:pPr>
      <w:r>
        <w:rPr>
          <w:rtl/>
        </w:rPr>
        <w:t xml:space="preserve">הוספת </w:t>
      </w:r>
      <w:proofErr w:type="spellStart"/>
      <w:r>
        <w:rPr>
          <w:rtl/>
        </w:rPr>
        <w:t>metadata</w:t>
      </w:r>
      <w:proofErr w:type="spellEnd"/>
      <w:r>
        <w:rPr>
          <w:rtl/>
        </w:rPr>
        <w:t xml:space="preserve"> חיוני</w:t>
      </w:r>
    </w:p>
    <w:p w14:paraId="3F851177" w14:textId="77777777" w:rsidR="008F31AB" w:rsidRDefault="009346BC" w:rsidP="000728DD">
      <w:pPr>
        <w:numPr>
          <w:ilvl w:val="2"/>
          <w:numId w:val="5"/>
        </w:numPr>
      </w:pPr>
      <w:r>
        <w:rPr>
          <w:rtl/>
        </w:rPr>
        <w:t>סינון מידע לא רלוונטי</w:t>
      </w:r>
    </w:p>
    <w:p w14:paraId="6EFBE343" w14:textId="77777777" w:rsidR="008F31AB" w:rsidRDefault="009346BC" w:rsidP="00B3353C">
      <w:pPr>
        <w:numPr>
          <w:ilvl w:val="1"/>
          <w:numId w:val="5"/>
        </w:numPr>
      </w:pPr>
      <w:r>
        <w:rPr>
          <w:rtl/>
        </w:rPr>
        <w:t xml:space="preserve">ניהול </w:t>
      </w:r>
      <w:proofErr w:type="spellStart"/>
      <w:r>
        <w:rPr>
          <w:rtl/>
        </w:rPr>
        <w:t>Context</w:t>
      </w:r>
      <w:proofErr w:type="spellEnd"/>
    </w:p>
    <w:p w14:paraId="504A63CC" w14:textId="77777777" w:rsidR="008F31AB" w:rsidRDefault="009346BC" w:rsidP="00B3353C">
      <w:pPr>
        <w:numPr>
          <w:ilvl w:val="1"/>
          <w:numId w:val="5"/>
        </w:numPr>
      </w:pPr>
      <w:proofErr w:type="spellStart"/>
      <w:r>
        <w:rPr>
          <w:rtl/>
        </w:rPr>
        <w:t>Sampling</w:t>
      </w:r>
      <w:proofErr w:type="spellEnd"/>
    </w:p>
    <w:p w14:paraId="50E356A9" w14:textId="77777777" w:rsidR="00EE0A1C" w:rsidRDefault="009346BC" w:rsidP="00B3353C">
      <w:pPr>
        <w:numPr>
          <w:ilvl w:val="2"/>
          <w:numId w:val="5"/>
        </w:numPr>
      </w:pPr>
      <w:r>
        <w:rPr>
          <w:rtl/>
        </w:rPr>
        <w:t>בחירה חכמה של אילו נתונים לשמור</w:t>
      </w:r>
    </w:p>
    <w:p w14:paraId="3C806B29" w14:textId="77777777" w:rsidR="00EE0A1C" w:rsidRDefault="009346BC" w:rsidP="00B3353C">
      <w:pPr>
        <w:numPr>
          <w:ilvl w:val="2"/>
          <w:numId w:val="5"/>
        </w:numPr>
      </w:pPr>
      <w:r>
        <w:rPr>
          <w:rtl/>
        </w:rPr>
        <w:t>הפחתת עומס על המערכת</w:t>
      </w:r>
    </w:p>
    <w:p w14:paraId="259BCE9A" w14:textId="77777777" w:rsidR="00EE0A1C" w:rsidRDefault="009346BC" w:rsidP="00B3353C">
      <w:pPr>
        <w:numPr>
          <w:ilvl w:val="2"/>
          <w:numId w:val="5"/>
        </w:numPr>
      </w:pPr>
      <w:r>
        <w:rPr>
          <w:rtl/>
        </w:rPr>
        <w:t>שמירה על מידע משמעותי</w:t>
      </w:r>
    </w:p>
    <w:p w14:paraId="6551A117" w14:textId="77777777" w:rsidR="008F31AB" w:rsidRDefault="009346BC" w:rsidP="00B3353C">
      <w:pPr>
        <w:numPr>
          <w:ilvl w:val="1"/>
          <w:numId w:val="5"/>
        </w:numPr>
      </w:pPr>
      <w:proofErr w:type="spellStart"/>
      <w:r>
        <w:rPr>
          <w:rtl/>
        </w:rPr>
        <w:t>Batching</w:t>
      </w:r>
      <w:proofErr w:type="spellEnd"/>
    </w:p>
    <w:p w14:paraId="079DE393" w14:textId="77777777" w:rsidR="00D6381D" w:rsidRDefault="009346BC" w:rsidP="00B3353C">
      <w:pPr>
        <w:numPr>
          <w:ilvl w:val="2"/>
          <w:numId w:val="5"/>
        </w:numPr>
      </w:pPr>
      <w:r>
        <w:rPr>
          <w:rtl/>
        </w:rPr>
        <w:lastRenderedPageBreak/>
        <w:t>איסוף מספר אירועים יחד</w:t>
      </w:r>
    </w:p>
    <w:p w14:paraId="4F302750" w14:textId="77777777" w:rsidR="00D6381D" w:rsidRDefault="009346BC" w:rsidP="00B3353C">
      <w:pPr>
        <w:numPr>
          <w:ilvl w:val="2"/>
          <w:numId w:val="5"/>
        </w:numPr>
      </w:pPr>
      <w:r>
        <w:rPr>
          <w:rtl/>
        </w:rPr>
        <w:t>שליחה מרוכזת</w:t>
      </w:r>
    </w:p>
    <w:p w14:paraId="056108A6" w14:textId="77777777" w:rsidR="00D6381D" w:rsidRDefault="009346BC" w:rsidP="00B3353C">
      <w:pPr>
        <w:numPr>
          <w:ilvl w:val="2"/>
          <w:numId w:val="5"/>
        </w:numPr>
      </w:pPr>
      <w:r>
        <w:rPr>
          <w:rtl/>
        </w:rPr>
        <w:t>חיסכון במשאבי רשת</w:t>
      </w:r>
    </w:p>
    <w:p w14:paraId="769580F3" w14:textId="77777777" w:rsidR="00D6381D" w:rsidRDefault="00D6381D" w:rsidP="00D6381D">
      <w:pPr>
        <w:ind w:left="1440"/>
      </w:pPr>
    </w:p>
    <w:p w14:paraId="6080D067" w14:textId="77777777" w:rsidR="008F31AB" w:rsidRDefault="009346BC" w:rsidP="00B3353C">
      <w:pPr>
        <w:numPr>
          <w:ilvl w:val="0"/>
          <w:numId w:val="6"/>
        </w:numPr>
      </w:pPr>
      <w:r>
        <w:rPr>
          <w:b/>
          <w:bCs/>
          <w:rtl/>
        </w:rPr>
        <w:t>שכבת ה-</w:t>
      </w:r>
      <w:proofErr w:type="spellStart"/>
      <w:r>
        <w:rPr>
          <w:b/>
          <w:bCs/>
          <w:rtl/>
        </w:rPr>
        <w:t>Collector</w:t>
      </w:r>
      <w:proofErr w:type="spellEnd"/>
    </w:p>
    <w:p w14:paraId="48C7EF70" w14:textId="77777777" w:rsidR="00E70D3F" w:rsidRDefault="009346BC" w:rsidP="000728DD">
      <w:pPr>
        <w:ind w:left="-526"/>
        <w:jc w:val="center"/>
      </w:pPr>
      <w:r>
        <w:rPr>
          <w:noProof/>
        </w:rPr>
        <w:drawing>
          <wp:inline distT="0" distB="0" distL="0" distR="0" wp14:anchorId="40824DF9" wp14:editId="61F61BA7">
            <wp:extent cx="5356746" cy="3266136"/>
            <wp:effectExtent l="0" t="0" r="0" b="0"/>
            <wp:docPr id="186153762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84919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746" cy="32661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39645E" w14:textId="77777777" w:rsidR="00633C6C" w:rsidRDefault="009346BC" w:rsidP="00633C6C">
      <w:pPr>
        <w:pStyle w:val="ListParagraph"/>
      </w:pPr>
      <w:r>
        <w:rPr>
          <w:rtl/>
        </w:rPr>
        <w:t>זוהי שכבת הביניים המרכזית שמנהלת את כל תעבורת הטלמטריה.</w:t>
      </w:r>
    </w:p>
    <w:p w14:paraId="69CC4B54" w14:textId="77777777" w:rsidR="008F31AB" w:rsidRDefault="009346BC" w:rsidP="00B3353C">
      <w:pPr>
        <w:numPr>
          <w:ilvl w:val="1"/>
          <w:numId w:val="5"/>
        </w:numPr>
      </w:pPr>
      <w:r>
        <w:rPr>
          <w:rtl/>
        </w:rPr>
        <w:t>קבלת נתונים ממקורות שונים</w:t>
      </w:r>
      <w:r w:rsidR="00630F33">
        <w:rPr>
          <w:rFonts w:hint="cs"/>
          <w:rtl/>
        </w:rPr>
        <w:t xml:space="preserve">  </w:t>
      </w:r>
      <w:r w:rsidR="00630F33">
        <w:rPr>
          <w:rtl/>
        </w:rPr>
        <w:t>- תמיכה במגוון פרוטוקולים - יכולת קבלה ממקורות מרובים - אמינות גבוהה</w:t>
      </w:r>
      <w:r w:rsidR="00630F33">
        <w:rPr>
          <w:rFonts w:hint="cs"/>
          <w:rtl/>
        </w:rPr>
        <w:t>.</w:t>
      </w:r>
    </w:p>
    <w:p w14:paraId="5D72C5E8" w14:textId="77777777" w:rsidR="008F31AB" w:rsidRDefault="009346BC" w:rsidP="00B3353C">
      <w:pPr>
        <w:numPr>
          <w:ilvl w:val="1"/>
          <w:numId w:val="5"/>
        </w:numPr>
      </w:pPr>
      <w:r>
        <w:rPr>
          <w:rtl/>
        </w:rPr>
        <w:t>עיבוד והעשרת מידע</w:t>
      </w:r>
    </w:p>
    <w:p w14:paraId="171F40CE" w14:textId="77777777" w:rsidR="009C0AB7" w:rsidRDefault="009346BC" w:rsidP="00B3353C">
      <w:pPr>
        <w:numPr>
          <w:ilvl w:val="2"/>
          <w:numId w:val="5"/>
        </w:numPr>
        <w:rPr>
          <w:rtl/>
        </w:rPr>
      </w:pPr>
      <w:r>
        <w:rPr>
          <w:rFonts w:cs="Arial"/>
          <w:rtl/>
        </w:rPr>
        <w:t>הוספת תגיות</w:t>
      </w:r>
    </w:p>
    <w:p w14:paraId="2505EB6A" w14:textId="77777777" w:rsidR="009C0AB7" w:rsidRDefault="009346BC" w:rsidP="00B3353C">
      <w:pPr>
        <w:numPr>
          <w:ilvl w:val="2"/>
          <w:numId w:val="5"/>
        </w:numPr>
        <w:rPr>
          <w:rtl/>
        </w:rPr>
      </w:pPr>
      <w:r>
        <w:rPr>
          <w:rFonts w:cs="Arial"/>
          <w:rtl/>
        </w:rPr>
        <w:t>סינון</w:t>
      </w:r>
    </w:p>
    <w:p w14:paraId="6F250D68" w14:textId="77777777" w:rsidR="009C0AB7" w:rsidRDefault="009346BC" w:rsidP="00B3353C">
      <w:pPr>
        <w:numPr>
          <w:ilvl w:val="2"/>
          <w:numId w:val="5"/>
        </w:numPr>
      </w:pPr>
      <w:r>
        <w:rPr>
          <w:rFonts w:cs="Arial"/>
          <w:rtl/>
        </w:rPr>
        <w:t>שינוי פורמט</w:t>
      </w:r>
    </w:p>
    <w:p w14:paraId="7B804F0E" w14:textId="77777777" w:rsidR="008F31AB" w:rsidRDefault="009346BC" w:rsidP="00B3353C">
      <w:pPr>
        <w:numPr>
          <w:ilvl w:val="1"/>
          <w:numId w:val="5"/>
        </w:numPr>
      </w:pPr>
      <w:r>
        <w:rPr>
          <w:rtl/>
        </w:rPr>
        <w:t xml:space="preserve">ניתוב לשירותי </w:t>
      </w:r>
      <w:proofErr w:type="spellStart"/>
      <w:r>
        <w:rPr>
          <w:rtl/>
        </w:rPr>
        <w:t>Backend</w:t>
      </w:r>
      <w:proofErr w:type="spellEnd"/>
    </w:p>
    <w:p w14:paraId="0465CB18" w14:textId="77777777" w:rsidR="000C1E1C" w:rsidRDefault="009346BC" w:rsidP="00B3353C">
      <w:pPr>
        <w:numPr>
          <w:ilvl w:val="2"/>
          <w:numId w:val="5"/>
        </w:numPr>
        <w:rPr>
          <w:rtl/>
        </w:rPr>
      </w:pPr>
      <w:r>
        <w:rPr>
          <w:rFonts w:cs="Arial"/>
          <w:rtl/>
        </w:rPr>
        <w:t>העברה לשירותי אחסון</w:t>
      </w:r>
    </w:p>
    <w:p w14:paraId="502D06B3" w14:textId="77777777" w:rsidR="000C1E1C" w:rsidRDefault="009346BC" w:rsidP="00B3353C">
      <w:pPr>
        <w:numPr>
          <w:ilvl w:val="2"/>
          <w:numId w:val="5"/>
        </w:numPr>
        <w:rPr>
          <w:rtl/>
        </w:rPr>
      </w:pPr>
      <w:r>
        <w:rPr>
          <w:rFonts w:cs="Arial"/>
          <w:rtl/>
        </w:rPr>
        <w:t>תמיכה במערכות ניטור שונות</w:t>
      </w:r>
    </w:p>
    <w:p w14:paraId="6A66D698" w14:textId="77777777" w:rsidR="009C0AB7" w:rsidRDefault="009346BC" w:rsidP="00B3353C">
      <w:pPr>
        <w:numPr>
          <w:ilvl w:val="2"/>
          <w:numId w:val="5"/>
        </w:numPr>
      </w:pPr>
      <w:r>
        <w:rPr>
          <w:rFonts w:cs="Arial"/>
          <w:rtl/>
        </w:rPr>
        <w:t>גמישות בהגדרות יעד</w:t>
      </w:r>
    </w:p>
    <w:p w14:paraId="06436FB2" w14:textId="77777777" w:rsidR="008F31AB" w:rsidRDefault="009346BC" w:rsidP="00B3353C">
      <w:pPr>
        <w:numPr>
          <w:ilvl w:val="1"/>
          <w:numId w:val="5"/>
        </w:numPr>
      </w:pPr>
      <w:proofErr w:type="spellStart"/>
      <w:r>
        <w:rPr>
          <w:rtl/>
        </w:rPr>
        <w:t>Buffer</w:t>
      </w:r>
      <w:proofErr w:type="spellEnd"/>
      <w:r>
        <w:rPr>
          <w:rtl/>
        </w:rPr>
        <w:t xml:space="preserve"> והתאוששות מכשלים</w:t>
      </w:r>
    </w:p>
    <w:p w14:paraId="6420B769" w14:textId="77777777" w:rsidR="00800C7A" w:rsidRDefault="009346BC" w:rsidP="00B3353C">
      <w:pPr>
        <w:numPr>
          <w:ilvl w:val="2"/>
          <w:numId w:val="5"/>
        </w:numPr>
        <w:rPr>
          <w:rtl/>
        </w:rPr>
      </w:pPr>
      <w:r>
        <w:t>Buffer</w:t>
      </w:r>
      <w:r>
        <w:rPr>
          <w:rFonts w:cs="Arial"/>
          <w:rtl/>
        </w:rPr>
        <w:t xml:space="preserve"> מקומי</w:t>
      </w:r>
    </w:p>
    <w:p w14:paraId="56291661" w14:textId="77777777" w:rsidR="00800C7A" w:rsidRDefault="009346BC" w:rsidP="00B3353C">
      <w:pPr>
        <w:numPr>
          <w:ilvl w:val="2"/>
          <w:numId w:val="5"/>
        </w:numPr>
        <w:rPr>
          <w:rtl/>
        </w:rPr>
      </w:pPr>
      <w:r>
        <w:rPr>
          <w:rFonts w:cs="Arial"/>
          <w:rtl/>
        </w:rPr>
        <w:t>ניסיונות חוזרים</w:t>
      </w:r>
    </w:p>
    <w:p w14:paraId="014C5BE9" w14:textId="77777777" w:rsidR="00800C7A" w:rsidRDefault="009346BC" w:rsidP="00B3353C">
      <w:pPr>
        <w:numPr>
          <w:ilvl w:val="2"/>
          <w:numId w:val="5"/>
        </w:numPr>
      </w:pPr>
      <w:r>
        <w:rPr>
          <w:rFonts w:cs="Arial"/>
          <w:rtl/>
        </w:rPr>
        <w:t>טיפול בתקלות רשת</w:t>
      </w:r>
    </w:p>
    <w:p w14:paraId="696EB6DC" w14:textId="77777777" w:rsidR="008F31AB" w:rsidRDefault="009346BC" w:rsidP="008F31AB">
      <w:pPr>
        <w:pStyle w:val="Heading2"/>
      </w:pPr>
      <w:bookmarkStart w:id="52" w:name="_Toc187864948"/>
      <w:bookmarkStart w:id="53" w:name="מושגי-יסוד"/>
      <w:bookmarkEnd w:id="47"/>
      <w:bookmarkEnd w:id="51"/>
      <w:r>
        <w:rPr>
          <w:rtl/>
        </w:rPr>
        <w:lastRenderedPageBreak/>
        <w:t>מושגי יסוד</w:t>
      </w:r>
      <w:bookmarkEnd w:id="52"/>
    </w:p>
    <w:bookmarkEnd w:id="35"/>
    <w:bookmarkEnd w:id="53"/>
    <w:p w14:paraId="5769FF1F" w14:textId="77777777" w:rsidR="002E1F41" w:rsidRDefault="009346BC" w:rsidP="002E1F41">
      <w:pPr>
        <w:pStyle w:val="Heading3"/>
      </w:pPr>
      <w:r>
        <w:rPr>
          <w:rtl/>
        </w:rPr>
        <w:t xml:space="preserve"> </w:t>
      </w:r>
      <w:bookmarkStart w:id="54" w:name="_Toc187864949"/>
      <w:proofErr w:type="spellStart"/>
      <w:r>
        <w:rPr>
          <w:rtl/>
        </w:rPr>
        <w:t>Traces</w:t>
      </w:r>
      <w:bookmarkEnd w:id="54"/>
      <w:proofErr w:type="spellEnd"/>
      <w:r>
        <w:rPr>
          <w:rtl/>
        </w:rPr>
        <w:t xml:space="preserve"> </w:t>
      </w:r>
    </w:p>
    <w:p w14:paraId="186D2E77" w14:textId="77777777" w:rsidR="002E1F41" w:rsidRDefault="009346BC" w:rsidP="002E1F41">
      <w:r>
        <w:rPr>
          <w:rtl/>
        </w:rPr>
        <w:t>מעקב אחר שרשרת של פעולות במערכת מבוזרת.</w:t>
      </w:r>
    </w:p>
    <w:p w14:paraId="2F9C5BC8" w14:textId="77777777" w:rsidR="002E1F41" w:rsidRDefault="009346BC" w:rsidP="002E1F41">
      <w:pPr>
        <w:rPr>
          <w:rtl/>
        </w:rPr>
      </w:pPr>
      <w:r>
        <w:rPr>
          <w:b/>
          <w:bCs/>
          <w:rtl/>
        </w:rPr>
        <w:t>מרכיבים עיקריים:</w:t>
      </w:r>
    </w:p>
    <w:p w14:paraId="1C79C540" w14:textId="77777777" w:rsidR="008148F2" w:rsidRDefault="009346BC" w:rsidP="00B3353C">
      <w:pPr>
        <w:numPr>
          <w:ilvl w:val="1"/>
          <w:numId w:val="5"/>
        </w:numPr>
      </w:pPr>
      <w:proofErr w:type="spellStart"/>
      <w:r w:rsidRPr="002705CB">
        <w:rPr>
          <w:b/>
          <w:bCs/>
          <w:rtl/>
        </w:rPr>
        <w:t>Span</w:t>
      </w:r>
      <w:proofErr w:type="spellEnd"/>
      <w:r w:rsidRPr="002705CB">
        <w:rPr>
          <w:b/>
          <w:bCs/>
          <w:rtl/>
        </w:rPr>
        <w:t xml:space="preserve"> </w:t>
      </w:r>
      <w:r>
        <w:rPr>
          <w:rtl/>
        </w:rPr>
        <w:t>- יחידת המדידה הבסיסית - מייצג פעולה בודדת</w:t>
      </w:r>
      <w:r w:rsidR="002705CB">
        <w:rPr>
          <w:rFonts w:hint="cs"/>
          <w:rtl/>
        </w:rPr>
        <w:t>.</w:t>
      </w:r>
      <w:r w:rsidR="002705CB">
        <w:rPr>
          <w:rtl/>
        </w:rPr>
        <w:br/>
      </w:r>
      <w:r>
        <w:rPr>
          <w:rtl/>
        </w:rPr>
        <w:t xml:space="preserve">מכיל: </w:t>
      </w:r>
    </w:p>
    <w:p w14:paraId="0690E791" w14:textId="77777777" w:rsidR="008148F2" w:rsidRPr="008148F2" w:rsidRDefault="009346BC" w:rsidP="008148F2">
      <w:pPr>
        <w:numPr>
          <w:ilvl w:val="2"/>
          <w:numId w:val="5"/>
        </w:numPr>
        <w:rPr>
          <w:b/>
          <w:bCs/>
          <w:rtl/>
        </w:rPr>
      </w:pPr>
      <w:r w:rsidRPr="008148F2">
        <w:rPr>
          <w:b/>
          <w:bCs/>
          <w:rtl/>
        </w:rPr>
        <w:t>זמן התחלה וסיום</w:t>
      </w:r>
    </w:p>
    <w:p w14:paraId="00106BD0" w14:textId="77777777" w:rsidR="008148F2" w:rsidRPr="008148F2" w:rsidRDefault="009346BC" w:rsidP="008148F2">
      <w:pPr>
        <w:numPr>
          <w:ilvl w:val="2"/>
          <w:numId w:val="5"/>
        </w:numPr>
        <w:rPr>
          <w:b/>
          <w:bCs/>
          <w:rtl/>
        </w:rPr>
      </w:pPr>
      <w:r w:rsidRPr="008148F2">
        <w:rPr>
          <w:b/>
          <w:bCs/>
          <w:rtl/>
        </w:rPr>
        <w:t>שם הפעולה</w:t>
      </w:r>
    </w:p>
    <w:p w14:paraId="1104BEA4" w14:textId="77777777" w:rsidR="002E1F41" w:rsidRPr="008148F2" w:rsidRDefault="009346BC" w:rsidP="008148F2">
      <w:pPr>
        <w:numPr>
          <w:ilvl w:val="2"/>
          <w:numId w:val="5"/>
        </w:numPr>
        <w:rPr>
          <w:b/>
          <w:bCs/>
        </w:rPr>
      </w:pPr>
      <w:r w:rsidRPr="008148F2">
        <w:rPr>
          <w:b/>
          <w:bCs/>
          <w:rtl/>
        </w:rPr>
        <w:t>מידע נוסף (</w:t>
      </w:r>
      <w:proofErr w:type="spellStart"/>
      <w:r w:rsidRPr="008148F2">
        <w:rPr>
          <w:b/>
          <w:bCs/>
          <w:rtl/>
        </w:rPr>
        <w:t>tags</w:t>
      </w:r>
      <w:proofErr w:type="spellEnd"/>
      <w:r w:rsidRPr="008148F2">
        <w:rPr>
          <w:b/>
          <w:bCs/>
          <w:rtl/>
        </w:rPr>
        <w:t>)</w:t>
      </w:r>
    </w:p>
    <w:tbl>
      <w:tblPr>
        <w:tblStyle w:val="TableGrid"/>
        <w:bidiVisual/>
        <w:tblW w:w="7805" w:type="dxa"/>
        <w:tblInd w:w="246" w:type="dxa"/>
        <w:tblLook w:val="04A0" w:firstRow="1" w:lastRow="0" w:firstColumn="1" w:lastColumn="0" w:noHBand="0" w:noVBand="1"/>
      </w:tblPr>
      <w:tblGrid>
        <w:gridCol w:w="7805"/>
      </w:tblGrid>
      <w:tr w:rsidR="003C5B8A" w14:paraId="166923FB" w14:textId="77777777" w:rsidTr="00C05D71">
        <w:tc>
          <w:tcPr>
            <w:tcW w:w="7805" w:type="dxa"/>
            <w:shd w:val="clear" w:color="auto" w:fill="F2F2F2" w:themeFill="background1" w:themeFillShade="F2"/>
          </w:tcPr>
          <w:p w14:paraId="7E125645" w14:textId="77777777" w:rsidR="00E377B1" w:rsidRDefault="009346BC" w:rsidP="00E377B1">
            <w:pPr>
              <w:bidi w:val="0"/>
              <w:rPr>
                <w:rStyle w:val="OperatorTok"/>
              </w:rPr>
            </w:pPr>
            <w:r w:rsidRPr="00E377B1">
              <w:rPr>
                <w:rStyle w:val="CommentTok"/>
              </w:rPr>
              <w:t>//</w:t>
            </w:r>
            <w:r w:rsidR="00C05D71">
              <w:rPr>
                <w:rStyle w:val="CommentTok"/>
              </w:rPr>
              <w:t xml:space="preserve"> </w:t>
            </w:r>
            <w:r w:rsidR="00C05D71" w:rsidRPr="00E377B1">
              <w:rPr>
                <w:rStyle w:val="CommentTok"/>
              </w:rPr>
              <w:t>Span</w:t>
            </w:r>
            <w:r w:rsidRPr="00E377B1">
              <w:rPr>
                <w:rStyle w:val="CommentTok"/>
              </w:rPr>
              <w:t xml:space="preserve"> </w:t>
            </w:r>
            <w:r w:rsidRPr="00E377B1">
              <w:rPr>
                <w:rStyle w:val="CommentTok"/>
                <w:rFonts w:cs="Calibri"/>
                <w:iCs/>
                <w:rtl/>
              </w:rPr>
              <w:t>דוגמה</w:t>
            </w:r>
            <w:r w:rsidRPr="00E377B1">
              <w:rPr>
                <w:rStyle w:val="CommentTok"/>
              </w:rPr>
              <w:t xml:space="preserve"> </w:t>
            </w:r>
            <w:r w:rsidRPr="00E377B1">
              <w:rPr>
                <w:rStyle w:val="CommentTok"/>
                <w:rFonts w:cs="Calibri"/>
                <w:iCs/>
                <w:rtl/>
              </w:rPr>
              <w:t>ליצירת</w:t>
            </w:r>
            <w:r w:rsidRPr="00E377B1">
              <w:rPr>
                <w:rStyle w:val="CommentTok"/>
              </w:rPr>
              <w:t xml:space="preserve"> </w:t>
            </w:r>
            <w:r w:rsidRPr="00E377B1">
              <w:br/>
            </w:r>
            <w:r w:rsidRPr="00E377B1">
              <w:rPr>
                <w:rStyle w:val="KeywordTok"/>
              </w:rPr>
              <w:t>using</w:t>
            </w:r>
            <w:r w:rsidRPr="00E377B1">
              <w:rPr>
                <w:rStyle w:val="NormalTok"/>
              </w:rPr>
              <w:t xml:space="preserve"> </w:t>
            </w:r>
            <w:r w:rsidRPr="00E377B1">
              <w:rPr>
                <w:rStyle w:val="OperatorTok"/>
              </w:rPr>
              <w:t>(</w:t>
            </w:r>
            <w:r w:rsidRPr="00E377B1">
              <w:rPr>
                <w:rStyle w:val="DataTypeTok"/>
              </w:rPr>
              <w:t>var</w:t>
            </w:r>
            <w:r w:rsidRPr="00E377B1">
              <w:rPr>
                <w:rStyle w:val="NormalTok"/>
              </w:rPr>
              <w:t xml:space="preserve"> span </w:t>
            </w:r>
            <w:r w:rsidRPr="00E377B1">
              <w:rPr>
                <w:rStyle w:val="OperatorTok"/>
              </w:rPr>
              <w:t>=</w:t>
            </w:r>
            <w:r w:rsidRPr="00E377B1">
              <w:rPr>
                <w:rStyle w:val="NormalTok"/>
              </w:rPr>
              <w:t xml:space="preserve"> </w:t>
            </w:r>
            <w:proofErr w:type="spellStart"/>
            <w:proofErr w:type="gramStart"/>
            <w:r w:rsidRPr="00E377B1">
              <w:rPr>
                <w:rStyle w:val="NormalTok"/>
              </w:rPr>
              <w:t>tracer</w:t>
            </w:r>
            <w:r w:rsidRPr="00E377B1">
              <w:rPr>
                <w:rStyle w:val="OperatorTok"/>
              </w:rPr>
              <w:t>.</w:t>
            </w:r>
            <w:r w:rsidRPr="00E377B1">
              <w:rPr>
                <w:rStyle w:val="FunctionTok"/>
              </w:rPr>
              <w:t>StartSpan</w:t>
            </w:r>
            <w:proofErr w:type="spellEnd"/>
            <w:proofErr w:type="gramEnd"/>
            <w:r w:rsidRPr="00E377B1">
              <w:rPr>
                <w:rStyle w:val="OperatorTok"/>
              </w:rPr>
              <w:t>(</w:t>
            </w:r>
            <w:r w:rsidRPr="00E377B1">
              <w:rPr>
                <w:rStyle w:val="StringTok"/>
              </w:rPr>
              <w:t>"</w:t>
            </w:r>
            <w:proofErr w:type="spellStart"/>
            <w:r w:rsidRPr="00E377B1">
              <w:rPr>
                <w:rStyle w:val="StringTok"/>
              </w:rPr>
              <w:t>ProcessPayment</w:t>
            </w:r>
            <w:proofErr w:type="spellEnd"/>
            <w:r w:rsidRPr="00E377B1">
              <w:rPr>
                <w:rStyle w:val="StringTok"/>
              </w:rPr>
              <w:t>"</w:t>
            </w:r>
            <w:r w:rsidRPr="00E377B1">
              <w:rPr>
                <w:rStyle w:val="OperatorTok"/>
              </w:rPr>
              <w:t>))</w:t>
            </w:r>
          </w:p>
          <w:p w14:paraId="20848182" w14:textId="77777777" w:rsidR="00937157" w:rsidRPr="00E377B1" w:rsidRDefault="009346BC" w:rsidP="00937157">
            <w:pPr>
              <w:bidi w:val="0"/>
            </w:pPr>
            <w:r>
              <w:rPr>
                <w:rStyle w:val="OperatorTok"/>
              </w:rPr>
              <w:t>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proofErr w:type="spellStart"/>
            <w:proofErr w:type="gramStart"/>
            <w:r>
              <w:rPr>
                <w:rStyle w:val="NormalTok"/>
              </w:rPr>
              <w:t>span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SetAttribute</w:t>
            </w:r>
            <w:proofErr w:type="spellEnd"/>
            <w:proofErr w:type="gramEnd"/>
            <w:r>
              <w:rPr>
                <w:rStyle w:val="OperatorTok"/>
              </w:rPr>
              <w:t>(</w:t>
            </w:r>
            <w:r>
              <w:rPr>
                <w:rStyle w:val="StringTok"/>
              </w:rPr>
              <w:t>"</w:t>
            </w:r>
            <w:proofErr w:type="spellStart"/>
            <w:r>
              <w:rPr>
                <w:rStyle w:val="StringTok"/>
              </w:rPr>
              <w:t>paymentId</w:t>
            </w:r>
            <w:proofErr w:type="spellEnd"/>
            <w:r>
              <w:rPr>
                <w:rStyle w:val="StringTok"/>
              </w:rPr>
              <w:t>"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paymentId</w:t>
            </w:r>
            <w:proofErr w:type="spellEnd"/>
            <w:r>
              <w:rPr>
                <w:rStyle w:val="OperatorTok"/>
              </w:rPr>
              <w:t>);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 xml:space="preserve">// </w:t>
            </w:r>
            <w:r>
              <w:rPr>
                <w:rStyle w:val="CommentTok"/>
                <w:rFonts w:cs="Calibri"/>
                <w:iCs/>
                <w:rtl/>
              </w:rPr>
              <w:t>לוגיקה</w:t>
            </w:r>
            <w:r>
              <w:rPr>
                <w:rStyle w:val="CommentTok"/>
              </w:rPr>
              <w:t xml:space="preserve"> </w:t>
            </w:r>
            <w:r>
              <w:rPr>
                <w:rStyle w:val="CommentTok"/>
                <w:rFonts w:cs="Calibri"/>
                <w:iCs/>
                <w:rtl/>
              </w:rPr>
              <w:t>עסקית</w:t>
            </w:r>
            <w:r>
              <w:br/>
            </w:r>
            <w:r>
              <w:rPr>
                <w:rStyle w:val="NormalTok"/>
              </w:rPr>
              <w:t xml:space="preserve">    </w:t>
            </w:r>
            <w:proofErr w:type="spellStart"/>
            <w:r>
              <w:rPr>
                <w:rStyle w:val="NormalTok"/>
              </w:rPr>
              <w:t>span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SetStatus</w:t>
            </w:r>
            <w:proofErr w:type="spellEnd"/>
            <w:r>
              <w:rPr>
                <w:rStyle w:val="OperatorTok"/>
              </w:rPr>
              <w:t>(</w:t>
            </w:r>
            <w:proofErr w:type="spellStart"/>
            <w:r>
              <w:rPr>
                <w:rStyle w:val="NormalTok"/>
              </w:rPr>
              <w:t>Status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Ok</w:t>
            </w:r>
            <w:proofErr w:type="spellEnd"/>
            <w:r>
              <w:rPr>
                <w:rStyle w:val="OperatorTok"/>
              </w:rPr>
              <w:t>);</w:t>
            </w:r>
            <w:r>
              <w:br/>
            </w:r>
            <w:r>
              <w:rPr>
                <w:rStyle w:val="OperatorTok"/>
              </w:rPr>
              <w:t>}</w:t>
            </w:r>
          </w:p>
        </w:tc>
      </w:tr>
    </w:tbl>
    <w:p w14:paraId="5A962029" w14:textId="77777777" w:rsidR="002E1F41" w:rsidRDefault="009346BC" w:rsidP="00B3353C">
      <w:pPr>
        <w:numPr>
          <w:ilvl w:val="1"/>
          <w:numId w:val="5"/>
        </w:numPr>
      </w:pPr>
      <w:proofErr w:type="spellStart"/>
      <w:r>
        <w:rPr>
          <w:b/>
          <w:bCs/>
          <w:rtl/>
        </w:rPr>
        <w:t>Trace</w:t>
      </w:r>
      <w:proofErr w:type="spellEnd"/>
    </w:p>
    <w:p w14:paraId="4C5CA5C7" w14:textId="77777777" w:rsidR="002E1F41" w:rsidRDefault="009346BC" w:rsidP="00B3353C">
      <w:pPr>
        <w:numPr>
          <w:ilvl w:val="2"/>
          <w:numId w:val="5"/>
        </w:numPr>
      </w:pPr>
      <w:r>
        <w:rPr>
          <w:rtl/>
        </w:rPr>
        <w:t xml:space="preserve">אוסף של </w:t>
      </w:r>
      <w:proofErr w:type="spellStart"/>
      <w:r>
        <w:rPr>
          <w:rtl/>
        </w:rPr>
        <w:t>Spans</w:t>
      </w:r>
      <w:proofErr w:type="spellEnd"/>
      <w:r>
        <w:rPr>
          <w:rtl/>
        </w:rPr>
        <w:t xml:space="preserve"> מקושרים</w:t>
      </w:r>
    </w:p>
    <w:p w14:paraId="195097D1" w14:textId="77777777" w:rsidR="002E1F41" w:rsidRDefault="009346BC" w:rsidP="00B3353C">
      <w:pPr>
        <w:numPr>
          <w:ilvl w:val="2"/>
          <w:numId w:val="5"/>
        </w:numPr>
      </w:pPr>
      <w:r>
        <w:rPr>
          <w:rtl/>
        </w:rPr>
        <w:t>מתאר תהליך שלם</w:t>
      </w:r>
    </w:p>
    <w:p w14:paraId="43DCDC35" w14:textId="77777777" w:rsidR="002E1F41" w:rsidRDefault="009346BC" w:rsidP="00573FA1">
      <w:pPr>
        <w:numPr>
          <w:ilvl w:val="2"/>
          <w:numId w:val="5"/>
        </w:numPr>
      </w:pPr>
      <w:r>
        <w:rPr>
          <w:rtl/>
        </w:rPr>
        <w:t>לדוגמה: תהליך הזמנה מלא</w:t>
      </w:r>
    </w:p>
    <w:p w14:paraId="0AF8A856" w14:textId="77777777" w:rsidR="002E1F41" w:rsidRDefault="009346BC" w:rsidP="002E1F41">
      <w:pPr>
        <w:pStyle w:val="Heading3"/>
      </w:pPr>
      <w:bookmarkStart w:id="55" w:name="_Toc187864950"/>
      <w:bookmarkStart w:id="56" w:name="metrics-מדדים"/>
      <w:proofErr w:type="spellStart"/>
      <w:r>
        <w:rPr>
          <w:rtl/>
        </w:rPr>
        <w:t>Metrics</w:t>
      </w:r>
      <w:bookmarkEnd w:id="55"/>
      <w:proofErr w:type="spellEnd"/>
      <w:r>
        <w:rPr>
          <w:rtl/>
        </w:rPr>
        <w:t xml:space="preserve"> </w:t>
      </w:r>
    </w:p>
    <w:p w14:paraId="005E9EDF" w14:textId="77777777" w:rsidR="002E1F41" w:rsidRDefault="009346BC" w:rsidP="002E1F41">
      <w:r>
        <w:rPr>
          <w:rtl/>
        </w:rPr>
        <w:t>מדידות כמותיות של המערכת.</w:t>
      </w:r>
    </w:p>
    <w:p w14:paraId="49018A42" w14:textId="77777777" w:rsidR="00940D82" w:rsidRDefault="009346BC" w:rsidP="002E1F41">
      <w:pPr>
        <w:rPr>
          <w:rtl/>
        </w:rPr>
      </w:pPr>
      <w:r>
        <w:rPr>
          <w:b/>
          <w:bCs/>
          <w:rtl/>
        </w:rPr>
        <w:t>סוגי מדדים:</w:t>
      </w:r>
      <w:r>
        <w:rPr>
          <w:rtl/>
        </w:rPr>
        <w:t xml:space="preserve"> </w:t>
      </w:r>
    </w:p>
    <w:p w14:paraId="5B21D720" w14:textId="77777777" w:rsidR="007B2E44" w:rsidRDefault="009346BC" w:rsidP="000730E1">
      <w:pPr>
        <w:numPr>
          <w:ilvl w:val="1"/>
          <w:numId w:val="5"/>
        </w:numPr>
        <w:rPr>
          <w:rtl/>
        </w:rPr>
      </w:pPr>
      <w:proofErr w:type="spellStart"/>
      <w:r w:rsidRPr="00B3353C">
        <w:rPr>
          <w:rtl/>
        </w:rPr>
        <w:t>Counters</w:t>
      </w:r>
      <w:proofErr w:type="spellEnd"/>
      <w:r>
        <w:rPr>
          <w:rFonts w:hint="cs"/>
          <w:rtl/>
        </w:rPr>
        <w:t xml:space="preserve">: </w:t>
      </w:r>
      <w:r>
        <w:rPr>
          <w:rtl/>
        </w:rPr>
        <w:t>ספירת אירועים</w:t>
      </w:r>
    </w:p>
    <w:p w14:paraId="3C46C3FC" w14:textId="77777777" w:rsidR="002E1F41" w:rsidRDefault="009346BC" w:rsidP="007B2E44">
      <w:pPr>
        <w:ind w:left="1440"/>
      </w:pPr>
      <w:r>
        <w:rPr>
          <w:rtl/>
        </w:rPr>
        <w:t xml:space="preserve"> לדוגמה: מספר בקשות</w:t>
      </w:r>
    </w:p>
    <w:p w14:paraId="01D980D4" w14:textId="77777777" w:rsidR="002E1F41" w:rsidRDefault="009346BC" w:rsidP="00B3353C">
      <w:pPr>
        <w:numPr>
          <w:ilvl w:val="1"/>
          <w:numId w:val="5"/>
        </w:numPr>
      </w:pPr>
      <w:proofErr w:type="spellStart"/>
      <w:r w:rsidRPr="00940D82">
        <w:rPr>
          <w:rtl/>
        </w:rPr>
        <w:t>Gauges</w:t>
      </w:r>
      <w:proofErr w:type="spellEnd"/>
      <w:r>
        <w:rPr>
          <w:b/>
          <w:bCs/>
          <w:rtl/>
        </w:rPr>
        <w:t xml:space="preserve"> </w:t>
      </w:r>
    </w:p>
    <w:p w14:paraId="102FF62C" w14:textId="77777777" w:rsidR="002E1F41" w:rsidRDefault="009346BC" w:rsidP="00B3353C">
      <w:pPr>
        <w:numPr>
          <w:ilvl w:val="2"/>
          <w:numId w:val="5"/>
        </w:numPr>
      </w:pPr>
      <w:r>
        <w:rPr>
          <w:rtl/>
        </w:rPr>
        <w:t>ערך נקודתי</w:t>
      </w:r>
    </w:p>
    <w:p w14:paraId="1B03AF76" w14:textId="77777777" w:rsidR="002E1F41" w:rsidRDefault="009346BC" w:rsidP="00B3353C">
      <w:pPr>
        <w:numPr>
          <w:ilvl w:val="2"/>
          <w:numId w:val="5"/>
        </w:numPr>
      </w:pPr>
      <w:r>
        <w:rPr>
          <w:rtl/>
        </w:rPr>
        <w:t>לדוגמה: צריכת זיכרון</w:t>
      </w:r>
    </w:p>
    <w:p w14:paraId="776EF231" w14:textId="77777777" w:rsidR="002E1F41" w:rsidRPr="00B3353C" w:rsidRDefault="009346BC" w:rsidP="00B3353C">
      <w:pPr>
        <w:numPr>
          <w:ilvl w:val="1"/>
          <w:numId w:val="5"/>
        </w:numPr>
      </w:pPr>
      <w:proofErr w:type="spellStart"/>
      <w:r w:rsidRPr="00B3353C">
        <w:rPr>
          <w:rtl/>
        </w:rPr>
        <w:t>Histograms</w:t>
      </w:r>
      <w:proofErr w:type="spellEnd"/>
      <w:r w:rsidRPr="00B3353C">
        <w:rPr>
          <w:rtl/>
        </w:rPr>
        <w:t xml:space="preserve"> </w:t>
      </w:r>
    </w:p>
    <w:p w14:paraId="764E4812" w14:textId="77777777" w:rsidR="002E1F41" w:rsidRDefault="009346BC" w:rsidP="00B3353C">
      <w:pPr>
        <w:numPr>
          <w:ilvl w:val="2"/>
          <w:numId w:val="5"/>
        </w:numPr>
      </w:pPr>
      <w:r>
        <w:rPr>
          <w:rtl/>
        </w:rPr>
        <w:t>התפלגות ערכים</w:t>
      </w:r>
    </w:p>
    <w:p w14:paraId="342FC790" w14:textId="77777777" w:rsidR="002E1F41" w:rsidRDefault="009346BC" w:rsidP="00B3353C">
      <w:pPr>
        <w:numPr>
          <w:ilvl w:val="2"/>
          <w:numId w:val="5"/>
        </w:numPr>
      </w:pPr>
      <w:r>
        <w:rPr>
          <w:rtl/>
        </w:rPr>
        <w:t>לדוגמה: זמני תגובה</w:t>
      </w:r>
    </w:p>
    <w:tbl>
      <w:tblPr>
        <w:tblStyle w:val="TableGrid"/>
        <w:bidiVisual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245"/>
      </w:tblGrid>
      <w:tr w:rsidR="003C5B8A" w14:paraId="47408DEA" w14:textId="77777777" w:rsidTr="00B3353C">
        <w:tc>
          <w:tcPr>
            <w:tcW w:w="9245" w:type="dxa"/>
            <w:shd w:val="clear" w:color="auto" w:fill="F2F2F2" w:themeFill="background1" w:themeFillShade="F2"/>
          </w:tcPr>
          <w:p w14:paraId="28079DE1" w14:textId="77777777" w:rsidR="00B3353C" w:rsidRPr="00B3353C" w:rsidRDefault="009346BC" w:rsidP="00B3353C">
            <w:pPr>
              <w:pStyle w:val="SourceCode"/>
              <w:bidi w:val="0"/>
            </w:pPr>
            <w:r w:rsidRPr="00B3353C">
              <w:rPr>
                <w:rStyle w:val="CommentTok"/>
              </w:rPr>
              <w:t>//</w:t>
            </w:r>
            <w:r w:rsidRPr="00B3353C">
              <w:rPr>
                <w:rStyle w:val="Heading1Char"/>
              </w:rPr>
              <w:t xml:space="preserve"> </w:t>
            </w:r>
            <w:r w:rsidRPr="00B3353C">
              <w:rPr>
                <w:rStyle w:val="CommentTok"/>
              </w:rPr>
              <w:t xml:space="preserve">Counter </w:t>
            </w:r>
            <w:r w:rsidRPr="00B3353C">
              <w:rPr>
                <w:rStyle w:val="CommentTok"/>
                <w:rFonts w:cs="Calibri"/>
                <w:iCs/>
                <w:rtl/>
              </w:rPr>
              <w:t>דוגמה</w:t>
            </w:r>
            <w:r w:rsidRPr="00B3353C">
              <w:rPr>
                <w:rStyle w:val="CommentTok"/>
              </w:rPr>
              <w:t xml:space="preserve"> </w:t>
            </w:r>
            <w:r w:rsidRPr="00B3353C">
              <w:rPr>
                <w:rStyle w:val="CommentTok"/>
                <w:rFonts w:cs="Calibri"/>
                <w:iCs/>
                <w:rtl/>
              </w:rPr>
              <w:t>ליצירת</w:t>
            </w:r>
            <w:r w:rsidRPr="00B3353C">
              <w:rPr>
                <w:rStyle w:val="CommentTok"/>
              </w:rPr>
              <w:t xml:space="preserve"> </w:t>
            </w:r>
            <w:r w:rsidRPr="00B3353C">
              <w:br/>
            </w:r>
            <w:r w:rsidRPr="00B3353C">
              <w:rPr>
                <w:rStyle w:val="DataTypeTok"/>
              </w:rPr>
              <w:t>var</w:t>
            </w:r>
            <w:r w:rsidRPr="00B3353C">
              <w:rPr>
                <w:rStyle w:val="NormalTok"/>
              </w:rPr>
              <w:t xml:space="preserve"> </w:t>
            </w:r>
            <w:proofErr w:type="spellStart"/>
            <w:r w:rsidRPr="00B3353C">
              <w:rPr>
                <w:rStyle w:val="NormalTok"/>
              </w:rPr>
              <w:t>requestCounter</w:t>
            </w:r>
            <w:proofErr w:type="spellEnd"/>
            <w:r w:rsidRPr="00B3353C">
              <w:rPr>
                <w:rStyle w:val="NormalTok"/>
              </w:rPr>
              <w:t xml:space="preserve"> </w:t>
            </w:r>
            <w:r w:rsidRPr="00B3353C">
              <w:rPr>
                <w:rStyle w:val="OperatorTok"/>
              </w:rPr>
              <w:t>=</w:t>
            </w:r>
            <w:r w:rsidRPr="00B3353C">
              <w:rPr>
                <w:rStyle w:val="NormalTok"/>
              </w:rPr>
              <w:t xml:space="preserve"> </w:t>
            </w:r>
            <w:proofErr w:type="spellStart"/>
            <w:proofErr w:type="gramStart"/>
            <w:r w:rsidRPr="00B3353C">
              <w:rPr>
                <w:rStyle w:val="NormalTok"/>
              </w:rPr>
              <w:t>meter</w:t>
            </w:r>
            <w:r w:rsidRPr="00B3353C">
              <w:rPr>
                <w:rStyle w:val="OperatorTok"/>
              </w:rPr>
              <w:t>.</w:t>
            </w:r>
            <w:r w:rsidRPr="00B3353C">
              <w:rPr>
                <w:rStyle w:val="FunctionTok"/>
              </w:rPr>
              <w:t>CreateCounter</w:t>
            </w:r>
            <w:proofErr w:type="spellEnd"/>
            <w:proofErr w:type="gramEnd"/>
            <w:r w:rsidRPr="00B3353C">
              <w:rPr>
                <w:rStyle w:val="OperatorTok"/>
              </w:rPr>
              <w:t>&lt;</w:t>
            </w:r>
            <w:r w:rsidRPr="00B3353C">
              <w:rPr>
                <w:rStyle w:val="DataTypeTok"/>
              </w:rPr>
              <w:t>int</w:t>
            </w:r>
            <w:r w:rsidRPr="00B3353C">
              <w:rPr>
                <w:rStyle w:val="OperatorTok"/>
              </w:rPr>
              <w:t>&gt;(</w:t>
            </w:r>
            <w:r w:rsidRPr="00B3353C">
              <w:rPr>
                <w:rStyle w:val="StringTok"/>
              </w:rPr>
              <w:t>"</w:t>
            </w:r>
            <w:proofErr w:type="spellStart"/>
            <w:r w:rsidRPr="00B3353C">
              <w:rPr>
                <w:rStyle w:val="StringTok"/>
              </w:rPr>
              <w:t>requests_total</w:t>
            </w:r>
            <w:proofErr w:type="spellEnd"/>
            <w:r w:rsidRPr="00B3353C">
              <w:rPr>
                <w:rStyle w:val="StringTok"/>
              </w:rPr>
              <w:t>"</w:t>
            </w:r>
            <w:r w:rsidRPr="00B3353C">
              <w:rPr>
                <w:rStyle w:val="OperatorTok"/>
              </w:rPr>
              <w:t>);</w:t>
            </w:r>
            <w:r w:rsidRPr="00B3353C">
              <w:br/>
            </w:r>
            <w:proofErr w:type="spellStart"/>
            <w:r w:rsidRPr="00B3353C">
              <w:rPr>
                <w:rStyle w:val="NormalTok"/>
              </w:rPr>
              <w:t>requestCounter</w:t>
            </w:r>
            <w:r w:rsidRPr="00B3353C">
              <w:rPr>
                <w:rStyle w:val="OperatorTok"/>
              </w:rPr>
              <w:t>.</w:t>
            </w:r>
            <w:r w:rsidRPr="00B3353C">
              <w:rPr>
                <w:rStyle w:val="FunctionTok"/>
              </w:rPr>
              <w:t>Add</w:t>
            </w:r>
            <w:proofErr w:type="spellEnd"/>
            <w:r w:rsidRPr="00B3353C">
              <w:rPr>
                <w:rStyle w:val="OperatorTok"/>
              </w:rPr>
              <w:t>(</w:t>
            </w:r>
            <w:r w:rsidRPr="00B3353C">
              <w:rPr>
                <w:rStyle w:val="DecValTok"/>
              </w:rPr>
              <w:t>1</w:t>
            </w:r>
            <w:r w:rsidRPr="00B3353C">
              <w:rPr>
                <w:rStyle w:val="OperatorTok"/>
              </w:rPr>
              <w:t>,</w:t>
            </w:r>
            <w:r w:rsidRPr="00B3353C">
              <w:rPr>
                <w:rStyle w:val="NormalTok"/>
              </w:rPr>
              <w:t xml:space="preserve"> </w:t>
            </w:r>
            <w:r w:rsidRPr="00B3353C">
              <w:rPr>
                <w:rStyle w:val="KeywordTok"/>
              </w:rPr>
              <w:t>new</w:t>
            </w:r>
            <w:r w:rsidRPr="00B3353C">
              <w:rPr>
                <w:rStyle w:val="OperatorTok"/>
              </w:rPr>
              <w:t>(</w:t>
            </w:r>
            <w:r w:rsidRPr="00B3353C">
              <w:rPr>
                <w:rStyle w:val="StringTok"/>
              </w:rPr>
              <w:t>"endpoint"</w:t>
            </w:r>
            <w:r w:rsidRPr="00B3353C">
              <w:rPr>
                <w:rStyle w:val="OperatorTok"/>
              </w:rPr>
              <w:t>,</w:t>
            </w:r>
            <w:r w:rsidRPr="00B3353C">
              <w:rPr>
                <w:rStyle w:val="NormalTok"/>
              </w:rPr>
              <w:t xml:space="preserve"> </w:t>
            </w:r>
            <w:r w:rsidRPr="00B3353C">
              <w:rPr>
                <w:rStyle w:val="StringTok"/>
              </w:rPr>
              <w:t>"/</w:t>
            </w:r>
            <w:proofErr w:type="spellStart"/>
            <w:r w:rsidRPr="00B3353C">
              <w:rPr>
                <w:rStyle w:val="StringTok"/>
              </w:rPr>
              <w:t>api</w:t>
            </w:r>
            <w:proofErr w:type="spellEnd"/>
            <w:r w:rsidRPr="00B3353C">
              <w:rPr>
                <w:rStyle w:val="StringTok"/>
              </w:rPr>
              <w:t>/users"</w:t>
            </w:r>
            <w:r w:rsidRPr="00B3353C">
              <w:rPr>
                <w:rStyle w:val="OperatorTok"/>
              </w:rPr>
              <w:t>));</w:t>
            </w:r>
          </w:p>
        </w:tc>
      </w:tr>
    </w:tbl>
    <w:p w14:paraId="1291274C" w14:textId="77777777" w:rsidR="002E1F41" w:rsidRDefault="009346BC" w:rsidP="002E1F41">
      <w:pPr>
        <w:pStyle w:val="Heading2"/>
      </w:pPr>
      <w:bookmarkStart w:id="57" w:name="_Toc187864951"/>
      <w:bookmarkStart w:id="58" w:name="שיקולים-ומגבלות---הרחבה"/>
      <w:bookmarkEnd w:id="56"/>
      <w:r>
        <w:rPr>
          <w:rtl/>
        </w:rPr>
        <w:lastRenderedPageBreak/>
        <w:t>שיקולים ומגבלות</w:t>
      </w:r>
      <w:bookmarkEnd w:id="57"/>
      <w:r>
        <w:rPr>
          <w:rtl/>
        </w:rPr>
        <w:t xml:space="preserve"> </w:t>
      </w:r>
    </w:p>
    <w:p w14:paraId="659D478E" w14:textId="77777777" w:rsidR="002E1F41" w:rsidRDefault="009346BC" w:rsidP="002E1F41">
      <w:pPr>
        <w:pStyle w:val="Heading3"/>
      </w:pPr>
      <w:bookmarkStart w:id="59" w:name="שיקולי-ביצועים"/>
      <w:r>
        <w:rPr>
          <w:rtl/>
        </w:rPr>
        <w:t xml:space="preserve"> </w:t>
      </w:r>
      <w:bookmarkStart w:id="60" w:name="_Toc187864952"/>
      <w:r>
        <w:rPr>
          <w:rtl/>
        </w:rPr>
        <w:t>שיקולי ביצועים</w:t>
      </w:r>
      <w:bookmarkEnd w:id="60"/>
    </w:p>
    <w:p w14:paraId="5DCEEE39" w14:textId="77777777" w:rsidR="00363076" w:rsidRPr="00363076" w:rsidRDefault="009346BC" w:rsidP="00D157AE">
      <w:pPr>
        <w:pStyle w:val="ListParagraph"/>
        <w:numPr>
          <w:ilvl w:val="0"/>
          <w:numId w:val="7"/>
        </w:numPr>
      </w:pPr>
      <w:r w:rsidRPr="00E04032">
        <w:rPr>
          <w:b/>
          <w:bCs/>
          <w:rtl/>
        </w:rPr>
        <w:t>השפעה על זמני תגובה</w:t>
      </w:r>
    </w:p>
    <w:p w14:paraId="6695E02A" w14:textId="77777777" w:rsidR="00363076" w:rsidRDefault="009346BC" w:rsidP="00D157AE">
      <w:pPr>
        <w:numPr>
          <w:ilvl w:val="1"/>
          <w:numId w:val="5"/>
        </w:numPr>
        <w:rPr>
          <w:rtl/>
        </w:rPr>
      </w:pPr>
      <w:r>
        <w:rPr>
          <w:rtl/>
        </w:rPr>
        <w:t>תוספת של 1-3ms לכל פעולה מנוטרת</w:t>
      </w:r>
    </w:p>
    <w:p w14:paraId="1EC594D6" w14:textId="77777777" w:rsidR="00363076" w:rsidRDefault="009346BC" w:rsidP="00D157AE">
      <w:pPr>
        <w:numPr>
          <w:ilvl w:val="1"/>
          <w:numId w:val="5"/>
        </w:numPr>
        <w:rPr>
          <w:rtl/>
        </w:rPr>
      </w:pPr>
      <w:r>
        <w:rPr>
          <w:rtl/>
        </w:rPr>
        <w:t xml:space="preserve">השפעה על </w:t>
      </w:r>
      <w:proofErr w:type="spellStart"/>
      <w:r>
        <w:rPr>
          <w:rtl/>
        </w:rPr>
        <w:t>latency</w:t>
      </w:r>
      <w:proofErr w:type="spellEnd"/>
      <w:r>
        <w:rPr>
          <w:rtl/>
        </w:rPr>
        <w:t xml:space="preserve"> </w:t>
      </w:r>
    </w:p>
    <w:p w14:paraId="1CEB8699" w14:textId="77777777" w:rsidR="00363076" w:rsidRDefault="009346BC" w:rsidP="00D157AE">
      <w:pPr>
        <w:numPr>
          <w:ilvl w:val="1"/>
          <w:numId w:val="5"/>
        </w:numPr>
        <w:rPr>
          <w:rtl/>
        </w:rPr>
      </w:pPr>
      <w:r>
        <w:rPr>
          <w:rtl/>
        </w:rPr>
        <w:t>פתרונות אפשריים:</w:t>
      </w:r>
    </w:p>
    <w:p w14:paraId="12975F8C" w14:textId="77777777" w:rsidR="00892B1B" w:rsidRDefault="009346BC" w:rsidP="00D157AE">
      <w:pPr>
        <w:numPr>
          <w:ilvl w:val="2"/>
          <w:numId w:val="5"/>
        </w:numPr>
        <w:rPr>
          <w:rtl/>
        </w:rPr>
      </w:pPr>
      <w:proofErr w:type="spellStart"/>
      <w:r>
        <w:rPr>
          <w:rtl/>
        </w:rPr>
        <w:t>Sampling</w:t>
      </w:r>
      <w:proofErr w:type="spellEnd"/>
      <w:r>
        <w:rPr>
          <w:rtl/>
        </w:rPr>
        <w:t xml:space="preserve"> חכם</w:t>
      </w:r>
    </w:p>
    <w:p w14:paraId="543927AB" w14:textId="77777777" w:rsidR="002E1F41" w:rsidRDefault="009346BC" w:rsidP="00D157AE">
      <w:pPr>
        <w:numPr>
          <w:ilvl w:val="2"/>
          <w:numId w:val="5"/>
        </w:numPr>
      </w:pPr>
      <w:r>
        <w:rPr>
          <w:rtl/>
        </w:rPr>
        <w:t>אופטימיזציה של הגדרות</w:t>
      </w:r>
    </w:p>
    <w:p w14:paraId="2FB3B299" w14:textId="77777777" w:rsidR="002E1E44" w:rsidRDefault="009346BC" w:rsidP="00D157AE">
      <w:pPr>
        <w:pStyle w:val="ListParagraph"/>
        <w:numPr>
          <w:ilvl w:val="0"/>
          <w:numId w:val="7"/>
        </w:numPr>
      </w:pPr>
      <w:r w:rsidRPr="00E04032">
        <w:rPr>
          <w:b/>
          <w:bCs/>
          <w:rtl/>
        </w:rPr>
        <w:t>צריכת משאבים</w:t>
      </w:r>
      <w:r>
        <w:rPr>
          <w:rtl/>
        </w:rPr>
        <w:t xml:space="preserve"> </w:t>
      </w:r>
    </w:p>
    <w:p w14:paraId="1BD76B81" w14:textId="77777777" w:rsidR="002E1E44" w:rsidRDefault="009346BC" w:rsidP="00D157AE">
      <w:pPr>
        <w:numPr>
          <w:ilvl w:val="1"/>
          <w:numId w:val="5"/>
        </w:numPr>
        <w:rPr>
          <w:rtl/>
        </w:rPr>
      </w:pPr>
      <w:r>
        <w:rPr>
          <w:rtl/>
        </w:rPr>
        <w:t xml:space="preserve">זיכרון: - ~50MB לתהליך </w:t>
      </w:r>
      <w:proofErr w:type="spellStart"/>
      <w:r>
        <w:rPr>
          <w:rtl/>
        </w:rPr>
        <w:t>Collector</w:t>
      </w:r>
      <w:proofErr w:type="spellEnd"/>
      <w:r>
        <w:rPr>
          <w:rtl/>
        </w:rPr>
        <w:t xml:space="preserve"> </w:t>
      </w:r>
    </w:p>
    <w:p w14:paraId="3243F820" w14:textId="77777777" w:rsidR="002E1E44" w:rsidRDefault="009346BC" w:rsidP="00D157AE">
      <w:pPr>
        <w:numPr>
          <w:ilvl w:val="1"/>
          <w:numId w:val="5"/>
        </w:numPr>
        <w:rPr>
          <w:rtl/>
        </w:rPr>
      </w:pPr>
      <w:r>
        <w:rPr>
          <w:rtl/>
        </w:rPr>
        <w:t xml:space="preserve">~10MB לכל שירות מנוטר </w:t>
      </w:r>
    </w:p>
    <w:p w14:paraId="7492A94E" w14:textId="77777777" w:rsidR="0011145E" w:rsidRDefault="009346BC" w:rsidP="00D157AE">
      <w:pPr>
        <w:numPr>
          <w:ilvl w:val="1"/>
          <w:numId w:val="5"/>
        </w:numPr>
        <w:rPr>
          <w:rtl/>
        </w:rPr>
      </w:pPr>
      <w:r>
        <w:rPr>
          <w:rtl/>
        </w:rPr>
        <w:t xml:space="preserve">CPU: - 1-5% תוספת עומס </w:t>
      </w:r>
    </w:p>
    <w:p w14:paraId="397612B1" w14:textId="77777777" w:rsidR="0011145E" w:rsidRDefault="009346BC" w:rsidP="00D157AE">
      <w:pPr>
        <w:numPr>
          <w:ilvl w:val="1"/>
          <w:numId w:val="5"/>
        </w:numPr>
        <w:rPr>
          <w:rtl/>
        </w:rPr>
      </w:pPr>
      <w:r>
        <w:rPr>
          <w:rtl/>
        </w:rPr>
        <w:t xml:space="preserve">דיסק: - נפח לוגים </w:t>
      </w:r>
    </w:p>
    <w:p w14:paraId="01B7E5CC" w14:textId="77777777" w:rsidR="002E1F41" w:rsidRDefault="009346BC" w:rsidP="00D157AE">
      <w:pPr>
        <w:numPr>
          <w:ilvl w:val="1"/>
          <w:numId w:val="5"/>
        </w:numPr>
      </w:pPr>
      <w:proofErr w:type="spellStart"/>
      <w:r>
        <w:rPr>
          <w:rtl/>
        </w:rPr>
        <w:t>Buffer</w:t>
      </w:r>
      <w:proofErr w:type="spellEnd"/>
      <w:r>
        <w:rPr>
          <w:rtl/>
        </w:rPr>
        <w:t xml:space="preserve"> זמני</w:t>
      </w:r>
    </w:p>
    <w:p w14:paraId="06F78041" w14:textId="77777777" w:rsidR="002E1F41" w:rsidRDefault="009346BC" w:rsidP="00D157AE">
      <w:pPr>
        <w:pStyle w:val="ListParagraph"/>
        <w:numPr>
          <w:ilvl w:val="0"/>
          <w:numId w:val="7"/>
        </w:numPr>
      </w:pPr>
      <w:r w:rsidRPr="00E04032">
        <w:rPr>
          <w:b/>
          <w:bCs/>
          <w:rtl/>
        </w:rPr>
        <w:t>רוחב פס</w:t>
      </w:r>
      <w:r>
        <w:rPr>
          <w:rtl/>
        </w:rPr>
        <w:t xml:space="preserve"> </w:t>
      </w:r>
    </w:p>
    <w:p w14:paraId="5FFFF97B" w14:textId="77777777" w:rsidR="001A4363" w:rsidRDefault="009346BC" w:rsidP="00D157AE">
      <w:pPr>
        <w:numPr>
          <w:ilvl w:val="1"/>
          <w:numId w:val="5"/>
        </w:numPr>
      </w:pPr>
      <w:r w:rsidRPr="001A4363">
        <w:rPr>
          <w:rtl/>
        </w:rPr>
        <w:t xml:space="preserve">נפח תעבורה יומי </w:t>
      </w:r>
    </w:p>
    <w:p w14:paraId="7A12D989" w14:textId="77777777" w:rsidR="001A4363" w:rsidRDefault="009346BC" w:rsidP="00D157AE">
      <w:pPr>
        <w:numPr>
          <w:ilvl w:val="1"/>
          <w:numId w:val="5"/>
        </w:numPr>
      </w:pPr>
      <w:r w:rsidRPr="001A4363">
        <w:rPr>
          <w:rtl/>
        </w:rPr>
        <w:t xml:space="preserve">עלויות תקשורת </w:t>
      </w:r>
    </w:p>
    <w:p w14:paraId="403042F9" w14:textId="77777777" w:rsidR="001A4363" w:rsidRDefault="009346BC" w:rsidP="00D157AE">
      <w:pPr>
        <w:numPr>
          <w:ilvl w:val="1"/>
          <w:numId w:val="5"/>
        </w:numPr>
      </w:pPr>
      <w:r w:rsidRPr="001A4363">
        <w:rPr>
          <w:rtl/>
        </w:rPr>
        <w:t xml:space="preserve">פתרונות: </w:t>
      </w:r>
    </w:p>
    <w:p w14:paraId="16861B02" w14:textId="77777777" w:rsidR="001A4363" w:rsidRDefault="009346BC" w:rsidP="00D157AE">
      <w:pPr>
        <w:numPr>
          <w:ilvl w:val="2"/>
          <w:numId w:val="5"/>
        </w:numPr>
      </w:pPr>
      <w:r w:rsidRPr="00D157AE">
        <w:rPr>
          <w:rtl/>
        </w:rPr>
        <w:t>דחיסה</w:t>
      </w:r>
    </w:p>
    <w:p w14:paraId="31C6D952" w14:textId="77777777" w:rsidR="001A4363" w:rsidRDefault="009346BC" w:rsidP="00D157AE">
      <w:pPr>
        <w:numPr>
          <w:ilvl w:val="2"/>
          <w:numId w:val="5"/>
        </w:numPr>
      </w:pPr>
      <w:r w:rsidRPr="00D157AE">
        <w:rPr>
          <w:rtl/>
        </w:rPr>
        <w:t>סינון חכם</w:t>
      </w:r>
    </w:p>
    <w:p w14:paraId="348BDE1B" w14:textId="77777777" w:rsidR="001A4363" w:rsidRDefault="001A4363" w:rsidP="001A4363">
      <w:pPr>
        <w:pStyle w:val="ListParagraph"/>
        <w:ind w:left="1440"/>
      </w:pPr>
    </w:p>
    <w:p w14:paraId="74D477F0" w14:textId="77777777" w:rsidR="002E1F41" w:rsidRDefault="009346BC" w:rsidP="002E1F41">
      <w:pPr>
        <w:pStyle w:val="Heading3"/>
      </w:pPr>
      <w:bookmarkStart w:id="61" w:name="_Toc187864953"/>
      <w:bookmarkStart w:id="62" w:name="שיקולי-תפעול-מפורטים"/>
      <w:bookmarkEnd w:id="59"/>
      <w:r>
        <w:rPr>
          <w:rtl/>
        </w:rPr>
        <w:t>שיקולי תפעול</w:t>
      </w:r>
      <w:bookmarkEnd w:id="61"/>
      <w:r>
        <w:rPr>
          <w:rtl/>
        </w:rPr>
        <w:t xml:space="preserve"> </w:t>
      </w:r>
    </w:p>
    <w:p w14:paraId="160A32FE" w14:textId="77777777" w:rsidR="00DA755F" w:rsidRDefault="009346BC" w:rsidP="003316A3">
      <w:pPr>
        <w:pStyle w:val="ListParagraph"/>
        <w:numPr>
          <w:ilvl w:val="0"/>
          <w:numId w:val="10"/>
        </w:numPr>
        <w:rPr>
          <w:rtl/>
        </w:rPr>
      </w:pPr>
      <w:r w:rsidRPr="003316A3">
        <w:rPr>
          <w:b/>
          <w:bCs/>
          <w:rtl/>
        </w:rPr>
        <w:t>תחזוקה שוטפת</w:t>
      </w:r>
      <w:r>
        <w:rPr>
          <w:rtl/>
        </w:rPr>
        <w:t xml:space="preserve"> </w:t>
      </w:r>
    </w:p>
    <w:p w14:paraId="2052F70B" w14:textId="77777777" w:rsidR="00F87846" w:rsidRPr="008668A8" w:rsidRDefault="009346BC" w:rsidP="00D157AE">
      <w:pPr>
        <w:numPr>
          <w:ilvl w:val="1"/>
          <w:numId w:val="5"/>
        </w:numPr>
        <w:rPr>
          <w:b/>
          <w:bCs/>
          <w:rtl/>
        </w:rPr>
      </w:pPr>
      <w:r w:rsidRPr="008668A8">
        <w:rPr>
          <w:b/>
          <w:bCs/>
          <w:rtl/>
        </w:rPr>
        <w:t>גיבוי נתונים:</w:t>
      </w:r>
    </w:p>
    <w:p w14:paraId="29DC2063" w14:textId="77777777" w:rsidR="00F87846" w:rsidRDefault="009346BC" w:rsidP="008668A8">
      <w:pPr>
        <w:numPr>
          <w:ilvl w:val="2"/>
          <w:numId w:val="5"/>
        </w:numPr>
        <w:rPr>
          <w:rtl/>
        </w:rPr>
      </w:pPr>
      <w:r>
        <w:rPr>
          <w:rtl/>
        </w:rPr>
        <w:t xml:space="preserve">תדירות </w:t>
      </w:r>
    </w:p>
    <w:p w14:paraId="7CD34310" w14:textId="77777777" w:rsidR="00F87846" w:rsidRDefault="009346BC" w:rsidP="008668A8">
      <w:pPr>
        <w:numPr>
          <w:ilvl w:val="2"/>
          <w:numId w:val="5"/>
        </w:numPr>
        <w:rPr>
          <w:rtl/>
        </w:rPr>
      </w:pPr>
      <w:r>
        <w:rPr>
          <w:rtl/>
        </w:rPr>
        <w:t xml:space="preserve">שיטות </w:t>
      </w:r>
    </w:p>
    <w:p w14:paraId="4FC0B97E" w14:textId="77777777" w:rsidR="00F87846" w:rsidRDefault="009346BC" w:rsidP="008668A8">
      <w:pPr>
        <w:numPr>
          <w:ilvl w:val="2"/>
          <w:numId w:val="5"/>
        </w:numPr>
        <w:rPr>
          <w:rtl/>
        </w:rPr>
      </w:pPr>
      <w:r>
        <w:rPr>
          <w:rtl/>
        </w:rPr>
        <w:t xml:space="preserve">מדיניות שמירה </w:t>
      </w:r>
    </w:p>
    <w:p w14:paraId="2F98FA34" w14:textId="77777777" w:rsidR="00F87846" w:rsidRPr="008668A8" w:rsidRDefault="009346BC" w:rsidP="00D157AE">
      <w:pPr>
        <w:numPr>
          <w:ilvl w:val="1"/>
          <w:numId w:val="5"/>
        </w:numPr>
        <w:rPr>
          <w:b/>
          <w:bCs/>
          <w:rtl/>
        </w:rPr>
      </w:pPr>
      <w:r w:rsidRPr="008668A8">
        <w:rPr>
          <w:b/>
          <w:bCs/>
          <w:rtl/>
        </w:rPr>
        <w:t xml:space="preserve">ניקוי מידע ישן: </w:t>
      </w:r>
    </w:p>
    <w:p w14:paraId="1AC37828" w14:textId="77777777" w:rsidR="00F87846" w:rsidRDefault="009346BC" w:rsidP="008668A8">
      <w:pPr>
        <w:numPr>
          <w:ilvl w:val="2"/>
          <w:numId w:val="5"/>
        </w:numPr>
        <w:rPr>
          <w:rtl/>
        </w:rPr>
      </w:pPr>
      <w:r>
        <w:rPr>
          <w:rtl/>
        </w:rPr>
        <w:t xml:space="preserve">כללי </w:t>
      </w:r>
      <w:proofErr w:type="spellStart"/>
      <w:r>
        <w:rPr>
          <w:rtl/>
        </w:rPr>
        <w:t>retention</w:t>
      </w:r>
      <w:proofErr w:type="spellEnd"/>
      <w:r>
        <w:rPr>
          <w:rtl/>
        </w:rPr>
        <w:t xml:space="preserve"> </w:t>
      </w:r>
    </w:p>
    <w:p w14:paraId="57E55326" w14:textId="77777777" w:rsidR="00F87846" w:rsidRDefault="009346BC" w:rsidP="008668A8">
      <w:pPr>
        <w:numPr>
          <w:ilvl w:val="2"/>
          <w:numId w:val="5"/>
        </w:numPr>
        <w:rPr>
          <w:rtl/>
        </w:rPr>
      </w:pPr>
      <w:r>
        <w:rPr>
          <w:rtl/>
        </w:rPr>
        <w:t xml:space="preserve">ארכוב </w:t>
      </w:r>
    </w:p>
    <w:p w14:paraId="13B3B0A0" w14:textId="77777777" w:rsidR="008668A8" w:rsidRPr="008668A8" w:rsidRDefault="009346BC" w:rsidP="00D157AE">
      <w:pPr>
        <w:numPr>
          <w:ilvl w:val="1"/>
          <w:numId w:val="5"/>
        </w:numPr>
        <w:rPr>
          <w:b/>
          <w:bCs/>
          <w:rtl/>
        </w:rPr>
      </w:pPr>
      <w:r w:rsidRPr="008668A8">
        <w:rPr>
          <w:b/>
          <w:bCs/>
          <w:rtl/>
        </w:rPr>
        <w:t>עדכוני גרסאות</w:t>
      </w:r>
    </w:p>
    <w:p w14:paraId="6F8B991A" w14:textId="77777777" w:rsidR="003316A3" w:rsidRPr="003316A3" w:rsidRDefault="009346BC" w:rsidP="003316A3">
      <w:pPr>
        <w:pStyle w:val="ListParagraph"/>
        <w:numPr>
          <w:ilvl w:val="0"/>
          <w:numId w:val="10"/>
        </w:numPr>
      </w:pPr>
      <w:r w:rsidRPr="003316A3">
        <w:rPr>
          <w:b/>
          <w:bCs/>
          <w:rtl/>
        </w:rPr>
        <w:t>ניטור המערכת עצמה</w:t>
      </w:r>
    </w:p>
    <w:p w14:paraId="597D7660" w14:textId="77777777" w:rsidR="003316A3" w:rsidRPr="003316A3" w:rsidRDefault="009346BC" w:rsidP="00D157AE">
      <w:pPr>
        <w:numPr>
          <w:ilvl w:val="1"/>
          <w:numId w:val="5"/>
        </w:numPr>
        <w:tabs>
          <w:tab w:val="num" w:pos="720"/>
        </w:tabs>
        <w:rPr>
          <w:b/>
          <w:bCs/>
        </w:rPr>
      </w:pPr>
      <w:r w:rsidRPr="003316A3">
        <w:rPr>
          <w:b/>
          <w:bCs/>
          <w:rtl/>
        </w:rPr>
        <w:lastRenderedPageBreak/>
        <w:t>בדיקות תקינות</w:t>
      </w:r>
      <w:r w:rsidRPr="003316A3">
        <w:rPr>
          <w:b/>
          <w:bCs/>
        </w:rPr>
        <w:t xml:space="preserve">: </w:t>
      </w:r>
    </w:p>
    <w:p w14:paraId="3D332B80" w14:textId="77777777" w:rsidR="003316A3" w:rsidRPr="003316A3" w:rsidRDefault="009346BC" w:rsidP="00D157AE">
      <w:pPr>
        <w:numPr>
          <w:ilvl w:val="2"/>
          <w:numId w:val="8"/>
        </w:numPr>
      </w:pPr>
      <w:r w:rsidRPr="003316A3">
        <w:rPr>
          <w:rtl/>
        </w:rPr>
        <w:t>זמינות</w:t>
      </w:r>
    </w:p>
    <w:p w14:paraId="6F18932E" w14:textId="77777777" w:rsidR="003316A3" w:rsidRPr="003316A3" w:rsidRDefault="009346BC" w:rsidP="00D157AE">
      <w:pPr>
        <w:numPr>
          <w:ilvl w:val="2"/>
          <w:numId w:val="8"/>
        </w:numPr>
      </w:pPr>
      <w:r w:rsidRPr="003316A3">
        <w:rPr>
          <w:rtl/>
        </w:rPr>
        <w:t>ביצועים</w:t>
      </w:r>
    </w:p>
    <w:p w14:paraId="1CD34912" w14:textId="77777777" w:rsidR="003316A3" w:rsidRPr="003316A3" w:rsidRDefault="009346BC" w:rsidP="00D157AE">
      <w:pPr>
        <w:numPr>
          <w:ilvl w:val="2"/>
          <w:numId w:val="8"/>
        </w:numPr>
      </w:pPr>
      <w:r w:rsidRPr="003316A3">
        <w:rPr>
          <w:rtl/>
        </w:rPr>
        <w:t>שלמות נתונים</w:t>
      </w:r>
    </w:p>
    <w:p w14:paraId="70A6E6AB" w14:textId="77777777" w:rsidR="003316A3" w:rsidRPr="003316A3" w:rsidRDefault="009346BC" w:rsidP="00D157AE">
      <w:pPr>
        <w:numPr>
          <w:ilvl w:val="1"/>
          <w:numId w:val="5"/>
        </w:numPr>
        <w:tabs>
          <w:tab w:val="num" w:pos="720"/>
        </w:tabs>
      </w:pPr>
      <w:r w:rsidRPr="003316A3">
        <w:rPr>
          <w:b/>
          <w:bCs/>
          <w:rtl/>
        </w:rPr>
        <w:t>התראות</w:t>
      </w:r>
      <w:r w:rsidRPr="003316A3">
        <w:t xml:space="preserve">: </w:t>
      </w:r>
    </w:p>
    <w:p w14:paraId="4DEC11A0" w14:textId="77777777" w:rsidR="003316A3" w:rsidRPr="003316A3" w:rsidRDefault="009346BC" w:rsidP="00D157AE">
      <w:pPr>
        <w:numPr>
          <w:ilvl w:val="2"/>
          <w:numId w:val="8"/>
        </w:numPr>
      </w:pPr>
      <w:r w:rsidRPr="003316A3">
        <w:rPr>
          <w:rtl/>
        </w:rPr>
        <w:t>כשלי איסוף</w:t>
      </w:r>
    </w:p>
    <w:p w14:paraId="746D095A" w14:textId="77777777" w:rsidR="003316A3" w:rsidRPr="003316A3" w:rsidRDefault="009346BC" w:rsidP="00D157AE">
      <w:pPr>
        <w:numPr>
          <w:ilvl w:val="2"/>
          <w:numId w:val="8"/>
        </w:numPr>
      </w:pPr>
      <w:r w:rsidRPr="003316A3">
        <w:rPr>
          <w:rtl/>
        </w:rPr>
        <w:t>בעיות ביצועים</w:t>
      </w:r>
    </w:p>
    <w:p w14:paraId="160CC6EC" w14:textId="77777777" w:rsidR="003316A3" w:rsidRPr="003316A3" w:rsidRDefault="009346BC" w:rsidP="00D157AE">
      <w:pPr>
        <w:numPr>
          <w:ilvl w:val="2"/>
          <w:numId w:val="8"/>
        </w:numPr>
      </w:pPr>
      <w:r w:rsidRPr="003316A3">
        <w:rPr>
          <w:rtl/>
        </w:rPr>
        <w:t>חריגות</w:t>
      </w:r>
    </w:p>
    <w:p w14:paraId="0337FDB7" w14:textId="77777777" w:rsidR="003316A3" w:rsidRPr="003316A3" w:rsidRDefault="009346BC" w:rsidP="00D157AE">
      <w:pPr>
        <w:pStyle w:val="ListParagraph"/>
        <w:numPr>
          <w:ilvl w:val="0"/>
          <w:numId w:val="10"/>
        </w:numPr>
      </w:pPr>
      <w:r w:rsidRPr="003316A3">
        <w:rPr>
          <w:b/>
          <w:bCs/>
        </w:rPr>
        <w:t xml:space="preserve"> </w:t>
      </w:r>
      <w:r w:rsidRPr="003316A3">
        <w:rPr>
          <w:b/>
          <w:bCs/>
          <w:rtl/>
        </w:rPr>
        <w:t>תוכנית התאוששות</w:t>
      </w:r>
    </w:p>
    <w:p w14:paraId="160D0EE1" w14:textId="77777777" w:rsidR="003316A3" w:rsidRPr="003316A3" w:rsidRDefault="009346BC" w:rsidP="00D157AE">
      <w:pPr>
        <w:numPr>
          <w:ilvl w:val="1"/>
          <w:numId w:val="5"/>
        </w:numPr>
        <w:tabs>
          <w:tab w:val="num" w:pos="720"/>
        </w:tabs>
        <w:rPr>
          <w:b/>
          <w:bCs/>
        </w:rPr>
      </w:pPr>
      <w:r w:rsidRPr="003316A3">
        <w:rPr>
          <w:b/>
          <w:bCs/>
          <w:rtl/>
        </w:rPr>
        <w:t>גיבוי</w:t>
      </w:r>
      <w:r w:rsidRPr="003316A3">
        <w:rPr>
          <w:b/>
          <w:bCs/>
        </w:rPr>
        <w:t xml:space="preserve"> Collector: </w:t>
      </w:r>
    </w:p>
    <w:p w14:paraId="0E008677" w14:textId="77777777" w:rsidR="003316A3" w:rsidRPr="003316A3" w:rsidRDefault="009346BC" w:rsidP="00D157AE">
      <w:pPr>
        <w:numPr>
          <w:ilvl w:val="2"/>
          <w:numId w:val="9"/>
        </w:numPr>
      </w:pPr>
      <w:r w:rsidRPr="003316A3">
        <w:rPr>
          <w:rtl/>
        </w:rPr>
        <w:t>תצורת</w:t>
      </w:r>
      <w:r w:rsidRPr="003316A3">
        <w:t xml:space="preserve"> active-passive</w:t>
      </w:r>
    </w:p>
    <w:p w14:paraId="45333A9A" w14:textId="77777777" w:rsidR="003316A3" w:rsidRPr="003316A3" w:rsidRDefault="009346BC" w:rsidP="00D157AE">
      <w:pPr>
        <w:numPr>
          <w:ilvl w:val="2"/>
          <w:numId w:val="9"/>
        </w:numPr>
      </w:pPr>
      <w:r w:rsidRPr="003316A3">
        <w:rPr>
          <w:rtl/>
        </w:rPr>
        <w:t>שכפול נתונים</w:t>
      </w:r>
    </w:p>
    <w:p w14:paraId="595C08B3" w14:textId="77777777" w:rsidR="003316A3" w:rsidRPr="003316A3" w:rsidRDefault="009346BC" w:rsidP="00D157AE">
      <w:pPr>
        <w:numPr>
          <w:ilvl w:val="1"/>
          <w:numId w:val="5"/>
        </w:numPr>
        <w:tabs>
          <w:tab w:val="num" w:pos="720"/>
        </w:tabs>
        <w:rPr>
          <w:b/>
          <w:bCs/>
        </w:rPr>
      </w:pPr>
      <w:r w:rsidRPr="003316A3">
        <w:rPr>
          <w:b/>
          <w:bCs/>
          <w:rtl/>
        </w:rPr>
        <w:t>תרחישי כשל</w:t>
      </w:r>
      <w:r w:rsidRPr="003316A3">
        <w:rPr>
          <w:b/>
          <w:bCs/>
        </w:rPr>
        <w:t xml:space="preserve">: </w:t>
      </w:r>
    </w:p>
    <w:p w14:paraId="3AC6A44D" w14:textId="77777777" w:rsidR="003316A3" w:rsidRPr="003316A3" w:rsidRDefault="009346BC" w:rsidP="00D157AE">
      <w:pPr>
        <w:numPr>
          <w:ilvl w:val="2"/>
          <w:numId w:val="9"/>
        </w:numPr>
      </w:pPr>
      <w:r w:rsidRPr="003316A3">
        <w:rPr>
          <w:rtl/>
        </w:rPr>
        <w:t>אובדן קישוריות</w:t>
      </w:r>
    </w:p>
    <w:p w14:paraId="7199FFAD" w14:textId="77777777" w:rsidR="003316A3" w:rsidRPr="003316A3" w:rsidRDefault="009346BC" w:rsidP="00D157AE">
      <w:pPr>
        <w:numPr>
          <w:ilvl w:val="2"/>
          <w:numId w:val="9"/>
        </w:numPr>
      </w:pPr>
      <w:r w:rsidRPr="003316A3">
        <w:rPr>
          <w:rtl/>
        </w:rPr>
        <w:t>קריסת שירותים</w:t>
      </w:r>
    </w:p>
    <w:p w14:paraId="3BF28AA8" w14:textId="77777777" w:rsidR="003316A3" w:rsidRPr="003316A3" w:rsidRDefault="009346BC" w:rsidP="00D157AE">
      <w:pPr>
        <w:numPr>
          <w:ilvl w:val="2"/>
          <w:numId w:val="9"/>
        </w:numPr>
      </w:pPr>
      <w:r w:rsidRPr="003316A3">
        <w:rPr>
          <w:rtl/>
        </w:rPr>
        <w:t>שחזור מגיבוי</w:t>
      </w:r>
    </w:p>
    <w:p w14:paraId="62BE1DC7" w14:textId="77777777" w:rsidR="003316A3" w:rsidRDefault="003316A3" w:rsidP="002E1F41"/>
    <w:bookmarkEnd w:id="58"/>
    <w:bookmarkEnd w:id="62"/>
    <w:p w14:paraId="328957D3" w14:textId="77777777" w:rsidR="009557F9" w:rsidRDefault="009346BC">
      <w:pPr>
        <w:bidi w:val="0"/>
        <w:rPr>
          <w:rtl/>
        </w:rPr>
      </w:pPr>
      <w:r>
        <w:rPr>
          <w:rtl/>
        </w:rPr>
        <w:br w:type="page"/>
      </w:r>
    </w:p>
    <w:p w14:paraId="59FB0F25" w14:textId="77777777" w:rsidR="00A912D1" w:rsidRDefault="009346BC" w:rsidP="00A912D1">
      <w:pPr>
        <w:pStyle w:val="Heading1"/>
      </w:pPr>
      <w:bookmarkStart w:id="63" w:name="_Toc187864954"/>
      <w:bookmarkStart w:id="64" w:name="התקנה-והגדרה-בסיסית"/>
      <w:bookmarkEnd w:id="1"/>
      <w:bookmarkEnd w:id="2"/>
      <w:bookmarkEnd w:id="3"/>
      <w:bookmarkEnd w:id="4"/>
      <w:bookmarkEnd w:id="5"/>
      <w:bookmarkEnd w:id="6"/>
      <w:bookmarkEnd w:id="7"/>
      <w:bookmarkEnd w:id="8"/>
      <w:r>
        <w:rPr>
          <w:rtl/>
        </w:rPr>
        <w:lastRenderedPageBreak/>
        <w:t>התקנה והגדרה בסיסית</w:t>
      </w:r>
      <w:bookmarkEnd w:id="63"/>
    </w:p>
    <w:p w14:paraId="0F80E1F3" w14:textId="77777777" w:rsidR="00A912D1" w:rsidRDefault="009346BC" w:rsidP="00A912D1">
      <w:pPr>
        <w:pStyle w:val="Heading3"/>
        <w:rPr>
          <w:rtl/>
        </w:rPr>
      </w:pPr>
      <w:bookmarkStart w:id="65" w:name="_Toc187864955"/>
      <w:bookmarkStart w:id="66" w:name="חבילות-nuget-נדרשות"/>
      <w:r>
        <w:rPr>
          <w:rFonts w:hint="cs"/>
          <w:rtl/>
        </w:rPr>
        <w:t xml:space="preserve">הוספת </w:t>
      </w:r>
      <w:r>
        <w:rPr>
          <w:rtl/>
        </w:rPr>
        <w:t xml:space="preserve">חבילות </w:t>
      </w:r>
      <w:proofErr w:type="spellStart"/>
      <w:r>
        <w:rPr>
          <w:rtl/>
        </w:rPr>
        <w:t>NuGet</w:t>
      </w:r>
      <w:proofErr w:type="spellEnd"/>
      <w:r>
        <w:rPr>
          <w:rtl/>
        </w:rPr>
        <w:t xml:space="preserve"> נדרשות</w:t>
      </w:r>
      <w:bookmarkEnd w:id="65"/>
    </w:p>
    <w:p w14:paraId="5E68E325" w14:textId="77777777" w:rsidR="00D301E8" w:rsidRPr="00D301E8" w:rsidRDefault="00D301E8" w:rsidP="00D301E8">
      <w:pPr>
        <w:rPr>
          <w:rtl/>
        </w:rPr>
      </w:pPr>
    </w:p>
    <w:p w14:paraId="78DEE14C" w14:textId="77777777" w:rsidR="00D301E8" w:rsidRPr="00D301E8" w:rsidRDefault="009346BC" w:rsidP="00D301E8">
      <w:pPr>
        <w:numPr>
          <w:ilvl w:val="0"/>
          <w:numId w:val="14"/>
        </w:numPr>
        <w:rPr>
          <w:b/>
          <w:bCs/>
        </w:rPr>
      </w:pPr>
      <w:r w:rsidRPr="00D301E8">
        <w:rPr>
          <w:b/>
          <w:bCs/>
          <w:rtl/>
        </w:rPr>
        <w:t>חבילות ליבה</w:t>
      </w:r>
    </w:p>
    <w:p w14:paraId="19761F2A" w14:textId="77777777" w:rsidR="00D301E8" w:rsidRDefault="009346BC" w:rsidP="009D080B">
      <w:pPr>
        <w:bidi w:val="0"/>
        <w:spacing w:after="0"/>
        <w:ind w:left="360"/>
      </w:pPr>
      <w:proofErr w:type="spellStart"/>
      <w:proofErr w:type="gramStart"/>
      <w:r w:rsidRPr="00D301E8">
        <w:t>OpenTelemetry</w:t>
      </w:r>
      <w:proofErr w:type="spellEnd"/>
      <w:proofErr w:type="gramEnd"/>
    </w:p>
    <w:p w14:paraId="63966027" w14:textId="77777777" w:rsidR="00105E09" w:rsidRPr="00D301E8" w:rsidRDefault="009346BC" w:rsidP="009D080B">
      <w:pPr>
        <w:bidi w:val="0"/>
        <w:spacing w:after="0"/>
        <w:ind w:left="360"/>
        <w:rPr>
          <w:rtl/>
        </w:rPr>
      </w:pPr>
      <w:r>
        <w:rPr>
          <w:rFonts w:hint="cs"/>
          <w:rtl/>
        </w:rPr>
        <w:t>או</w:t>
      </w:r>
    </w:p>
    <w:p w14:paraId="1AF3A677" w14:textId="77777777" w:rsidR="00D301E8" w:rsidRPr="00D301E8" w:rsidRDefault="009346BC" w:rsidP="009D080B">
      <w:pPr>
        <w:bidi w:val="0"/>
        <w:spacing w:after="0"/>
        <w:ind w:left="360"/>
      </w:pPr>
      <w:proofErr w:type="spellStart"/>
      <w:r w:rsidRPr="00D301E8">
        <w:t>OpenTelemetry.Api</w:t>
      </w:r>
      <w:proofErr w:type="spellEnd"/>
    </w:p>
    <w:p w14:paraId="1045E518" w14:textId="77777777" w:rsidR="00D301E8" w:rsidRDefault="009346BC" w:rsidP="00D301E8">
      <w:pPr>
        <w:numPr>
          <w:ilvl w:val="0"/>
          <w:numId w:val="14"/>
        </w:numPr>
        <w:rPr>
          <w:b/>
          <w:bCs/>
        </w:rPr>
      </w:pPr>
      <w:proofErr w:type="spellStart"/>
      <w:r w:rsidRPr="00D301E8">
        <w:rPr>
          <w:b/>
          <w:bCs/>
          <w:rtl/>
        </w:rPr>
        <w:t>אקספורטרים</w:t>
      </w:r>
      <w:proofErr w:type="spellEnd"/>
    </w:p>
    <w:p w14:paraId="64729698" w14:textId="77777777" w:rsidR="00AE6AB0" w:rsidRDefault="009346BC" w:rsidP="00DA449B">
      <w:pPr>
        <w:ind w:left="720"/>
        <w:rPr>
          <w:rFonts w:cs="Arial"/>
        </w:rPr>
      </w:pPr>
      <w:r>
        <w:rPr>
          <w:rFonts w:hint="cs"/>
          <w:rtl/>
        </w:rPr>
        <w:t>ָ</w:t>
      </w:r>
      <w:r w:rsidRPr="00734BF9">
        <w:t xml:space="preserve"> </w:t>
      </w:r>
      <w:r w:rsidRPr="00D301E8">
        <w:t>OpenTelemetry.Exporter.</w:t>
      </w:r>
      <w:r>
        <w:rPr>
          <w:rFonts w:cs="Arial"/>
        </w:rPr>
        <w:t>*</w:t>
      </w:r>
      <w:r w:rsidR="00DA449B">
        <w:rPr>
          <w:rFonts w:cs="Arial" w:hint="cs"/>
          <w:rtl/>
        </w:rPr>
        <w:t xml:space="preserve"> </w:t>
      </w:r>
      <w:r w:rsidRPr="00AE6AB0">
        <w:rPr>
          <w:rFonts w:cs="Arial"/>
          <w:rtl/>
        </w:rPr>
        <w:t>–</w:t>
      </w:r>
      <w:r w:rsidR="00DA449B">
        <w:rPr>
          <w:rFonts w:cs="Arial" w:hint="cs"/>
          <w:rtl/>
        </w:rPr>
        <w:t xml:space="preserve"> </w:t>
      </w:r>
      <w:r w:rsidRPr="00AE6AB0">
        <w:rPr>
          <w:rFonts w:cs="Arial"/>
          <w:rtl/>
        </w:rPr>
        <w:t>בהתאם ליעד שאליו אתה רוצה לשלוח את הדאטה.</w:t>
      </w:r>
    </w:p>
    <w:p w14:paraId="1B082CFF" w14:textId="77777777" w:rsidR="00DA449B" w:rsidRPr="00D301E8" w:rsidRDefault="009346BC" w:rsidP="00AE6AB0">
      <w:pPr>
        <w:ind w:left="720"/>
        <w:rPr>
          <w:rtl/>
        </w:rPr>
      </w:pPr>
      <w:r w:rsidRPr="00AE6AB0">
        <w:rPr>
          <w:rFonts w:cs="Arial"/>
          <w:rtl/>
        </w:rPr>
        <w:t>לדוגמה</w:t>
      </w:r>
      <w:r>
        <w:rPr>
          <w:rFonts w:hint="cs"/>
          <w:rtl/>
        </w:rPr>
        <w:t>:</w:t>
      </w:r>
    </w:p>
    <w:p w14:paraId="23B2FC12" w14:textId="77777777" w:rsidR="00D301E8" w:rsidRPr="00D301E8" w:rsidRDefault="009346BC" w:rsidP="009D080B">
      <w:pPr>
        <w:bidi w:val="0"/>
        <w:spacing w:after="0" w:line="240" w:lineRule="auto"/>
        <w:ind w:left="360"/>
      </w:pPr>
      <w:proofErr w:type="spellStart"/>
      <w:proofErr w:type="gramStart"/>
      <w:r w:rsidRPr="00D301E8">
        <w:t>OpenTelemetry.Exporter.Console</w:t>
      </w:r>
      <w:proofErr w:type="spellEnd"/>
      <w:proofErr w:type="gramEnd"/>
    </w:p>
    <w:p w14:paraId="247CF251" w14:textId="77777777" w:rsidR="00D301E8" w:rsidRDefault="009346BC" w:rsidP="009D080B">
      <w:pPr>
        <w:bidi w:val="0"/>
        <w:spacing w:after="0" w:line="240" w:lineRule="auto"/>
        <w:ind w:left="360"/>
      </w:pPr>
      <w:proofErr w:type="spellStart"/>
      <w:proofErr w:type="gramStart"/>
      <w:r w:rsidRPr="00D301E8">
        <w:t>OpenTelemetry.Exporter.OpenTelemetryProtocol</w:t>
      </w:r>
      <w:proofErr w:type="spellEnd"/>
      <w:proofErr w:type="gramEnd"/>
    </w:p>
    <w:p w14:paraId="6868D49B" w14:textId="77777777" w:rsidR="00392178" w:rsidRDefault="009346BC" w:rsidP="009D080B">
      <w:pPr>
        <w:bidi w:val="0"/>
        <w:spacing w:after="0" w:line="240" w:lineRule="auto"/>
        <w:ind w:left="360"/>
      </w:pPr>
      <w:r>
        <w:rPr>
          <w:rFonts w:hint="cs"/>
          <w:rtl/>
        </w:rPr>
        <w:t>או</w:t>
      </w:r>
    </w:p>
    <w:p w14:paraId="18B12D94" w14:textId="77777777" w:rsidR="00392178" w:rsidRDefault="009346BC" w:rsidP="009D080B">
      <w:pPr>
        <w:bidi w:val="0"/>
        <w:spacing w:after="0" w:line="240" w:lineRule="auto"/>
        <w:ind w:left="360"/>
      </w:pPr>
      <w:proofErr w:type="spellStart"/>
      <w:proofErr w:type="gramStart"/>
      <w:r w:rsidRPr="00AE6AB0">
        <w:t>OpenTelemetry.Exporter.Zipkin</w:t>
      </w:r>
      <w:proofErr w:type="spellEnd"/>
      <w:proofErr w:type="gramEnd"/>
    </w:p>
    <w:p w14:paraId="602E567D" w14:textId="77777777" w:rsidR="00392178" w:rsidRDefault="009346BC" w:rsidP="009D080B">
      <w:pPr>
        <w:bidi w:val="0"/>
        <w:spacing w:after="0" w:line="240" w:lineRule="auto"/>
        <w:ind w:left="360"/>
        <w:rPr>
          <w:rtl/>
        </w:rPr>
      </w:pPr>
      <w:r>
        <w:rPr>
          <w:rFonts w:hint="cs"/>
          <w:rtl/>
        </w:rPr>
        <w:t>או</w:t>
      </w:r>
    </w:p>
    <w:p w14:paraId="6CB8DD70" w14:textId="77777777" w:rsidR="00392178" w:rsidRPr="00D301E8" w:rsidRDefault="009346BC" w:rsidP="009D080B">
      <w:pPr>
        <w:bidi w:val="0"/>
        <w:spacing w:after="0" w:line="240" w:lineRule="auto"/>
        <w:ind w:left="360"/>
      </w:pPr>
      <w:proofErr w:type="spellStart"/>
      <w:proofErr w:type="gramStart"/>
      <w:r w:rsidRPr="00AE6AB0">
        <w:t>OpenTelemetry.Exporter.Jaeger</w:t>
      </w:r>
      <w:proofErr w:type="spellEnd"/>
      <w:proofErr w:type="gramEnd"/>
    </w:p>
    <w:p w14:paraId="0B13FE56" w14:textId="77777777" w:rsidR="00DA449B" w:rsidRDefault="009346BC" w:rsidP="00DA449B">
      <w:pPr>
        <w:ind w:left="360"/>
      </w:pPr>
      <w:proofErr w:type="spellStart"/>
      <w:r w:rsidRPr="00D301E8">
        <w:rPr>
          <w:b/>
          <w:bCs/>
          <w:rtl/>
        </w:rPr>
        <w:t>אינסטרומנטציה</w:t>
      </w:r>
      <w:proofErr w:type="spellEnd"/>
      <w:r w:rsidRPr="00D301E8">
        <w:rPr>
          <w:b/>
          <w:bCs/>
          <w:rtl/>
        </w:rPr>
        <w:t xml:space="preserve"> והרחבות</w:t>
      </w:r>
      <w:r w:rsidR="007958F0">
        <w:rPr>
          <w:b/>
          <w:bCs/>
          <w:rtl/>
        </w:rPr>
        <w:br/>
      </w:r>
      <w:r w:rsidR="007958F0" w:rsidRPr="007958F0">
        <w:t xml:space="preserve">OpenTelemetry.Instrumentation.* </w:t>
      </w:r>
      <w:r w:rsidR="007958F0" w:rsidRPr="007958F0">
        <w:rPr>
          <w:rFonts w:hint="cs"/>
          <w:rtl/>
        </w:rPr>
        <w:t xml:space="preserve"> </w:t>
      </w:r>
      <w:r>
        <w:rPr>
          <w:rFonts w:hint="cs"/>
          <w:rtl/>
        </w:rPr>
        <w:t xml:space="preserve">- </w:t>
      </w:r>
      <w:r w:rsidRPr="00412B86">
        <w:rPr>
          <w:rtl/>
        </w:rPr>
        <w:t>בהתאם למה שאתה רוצה למדוד</w:t>
      </w:r>
      <w:r w:rsidRPr="00412B86">
        <w:t>.</w:t>
      </w:r>
    </w:p>
    <w:p w14:paraId="1910EB68" w14:textId="77777777" w:rsidR="00D301E8" w:rsidRPr="00D301E8" w:rsidRDefault="009346BC" w:rsidP="009D080B">
      <w:pPr>
        <w:ind w:firstLine="360"/>
      </w:pPr>
      <w:r>
        <w:rPr>
          <w:rFonts w:cs="Arial"/>
        </w:rPr>
        <w:t xml:space="preserve">  </w:t>
      </w:r>
      <w:r w:rsidR="00AE6AB0" w:rsidRPr="00AE6AB0">
        <w:rPr>
          <w:rFonts w:cs="Arial"/>
          <w:rtl/>
        </w:rPr>
        <w:t>לדוגמה</w:t>
      </w:r>
      <w:r w:rsidR="007958F0">
        <w:rPr>
          <w:rFonts w:hint="cs"/>
          <w:rtl/>
        </w:rPr>
        <w:t>:</w:t>
      </w:r>
    </w:p>
    <w:p w14:paraId="3923B72B" w14:textId="77777777" w:rsidR="00D301E8" w:rsidRPr="00D301E8" w:rsidRDefault="009346BC" w:rsidP="009D080B">
      <w:pPr>
        <w:bidi w:val="0"/>
        <w:spacing w:after="0"/>
        <w:ind w:left="360"/>
      </w:pPr>
      <w:proofErr w:type="spellStart"/>
      <w:proofErr w:type="gramStart"/>
      <w:r w:rsidRPr="00D301E8">
        <w:t>OpenTelemetry.Instrumentation.AspNetCore</w:t>
      </w:r>
      <w:proofErr w:type="spellEnd"/>
      <w:proofErr w:type="gramEnd"/>
    </w:p>
    <w:p w14:paraId="2A36C3EA" w14:textId="77777777" w:rsidR="00D301E8" w:rsidRPr="00D301E8" w:rsidRDefault="009346BC" w:rsidP="009D080B">
      <w:pPr>
        <w:bidi w:val="0"/>
        <w:spacing w:after="0"/>
        <w:ind w:left="360"/>
      </w:pPr>
      <w:proofErr w:type="spellStart"/>
      <w:proofErr w:type="gramStart"/>
      <w:r w:rsidRPr="00D301E8">
        <w:t>OpenTelemetry.Instrumentation.Http</w:t>
      </w:r>
      <w:proofErr w:type="spellEnd"/>
      <w:proofErr w:type="gramEnd"/>
    </w:p>
    <w:p w14:paraId="1206B2F0" w14:textId="77777777" w:rsidR="00D301E8" w:rsidRDefault="009346BC" w:rsidP="009D080B">
      <w:pPr>
        <w:bidi w:val="0"/>
        <w:spacing w:after="0"/>
        <w:ind w:left="360"/>
      </w:pPr>
      <w:proofErr w:type="spellStart"/>
      <w:proofErr w:type="gramStart"/>
      <w:r w:rsidRPr="00D301E8">
        <w:t>OpenTelemetry.Extensions.Hosting</w:t>
      </w:r>
      <w:proofErr w:type="spellEnd"/>
      <w:proofErr w:type="gramEnd"/>
    </w:p>
    <w:p w14:paraId="260B6D3E" w14:textId="77777777" w:rsidR="00F51BE2" w:rsidRDefault="009346BC" w:rsidP="00F51BE2">
      <w:pPr>
        <w:bidi w:val="0"/>
        <w:ind w:left="360"/>
      </w:pPr>
      <w:proofErr w:type="spellStart"/>
      <w:proofErr w:type="gramStart"/>
      <w:r w:rsidRPr="00F51BE2">
        <w:t>OpenTelemetry.Instrumentation.SqlClient</w:t>
      </w:r>
      <w:proofErr w:type="spellEnd"/>
      <w:proofErr w:type="gramEnd"/>
    </w:p>
    <w:p w14:paraId="1F6AA503" w14:textId="77777777" w:rsidR="00D301E8" w:rsidRPr="00D301E8" w:rsidRDefault="00D301E8" w:rsidP="00D301E8">
      <w:pPr>
        <w:rPr>
          <w:rtl/>
        </w:rPr>
      </w:pPr>
    </w:p>
    <w:p w14:paraId="5949347D" w14:textId="77777777" w:rsidR="006820F6" w:rsidRPr="006820F6" w:rsidRDefault="009346BC" w:rsidP="003C4237">
      <w:pPr>
        <w:pStyle w:val="Heading2"/>
        <w:rPr>
          <w:rtl/>
        </w:rPr>
      </w:pPr>
      <w:bookmarkStart w:id="67" w:name="_Toc187864956"/>
      <w:bookmarkStart w:id="68" w:name="התקנת-opentelemetry-collector"/>
      <w:bookmarkEnd w:id="66"/>
      <w:r>
        <w:rPr>
          <w:rtl/>
        </w:rPr>
        <w:t xml:space="preserve">התקנת </w:t>
      </w:r>
      <w:proofErr w:type="spellStart"/>
      <w:r>
        <w:rPr>
          <w:rtl/>
        </w:rPr>
        <w:t>OpenTelemetry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Collector</w:t>
      </w:r>
      <w:bookmarkEnd w:id="67"/>
      <w:proofErr w:type="spellEnd"/>
    </w:p>
    <w:p w14:paraId="686F756D" w14:textId="77777777" w:rsidR="00A912D1" w:rsidRDefault="009346BC" w:rsidP="00A912D1">
      <w:pPr>
        <w:pStyle w:val="Heading3"/>
        <w:rPr>
          <w:rtl/>
        </w:rPr>
      </w:pPr>
      <w:bookmarkStart w:id="69" w:name="_Toc187864957"/>
      <w:bookmarkStart w:id="70" w:name="התקנה-על-openshift"/>
      <w:r>
        <w:rPr>
          <w:rtl/>
        </w:rPr>
        <w:t xml:space="preserve">התקנה על </w:t>
      </w:r>
      <w:proofErr w:type="spellStart"/>
      <w:r>
        <w:rPr>
          <w:rtl/>
        </w:rPr>
        <w:t>OpenShift</w:t>
      </w:r>
      <w:bookmarkEnd w:id="69"/>
      <w:proofErr w:type="spellEnd"/>
    </w:p>
    <w:p w14:paraId="16F8C485" w14:textId="77777777" w:rsidR="00872B01" w:rsidRDefault="009346BC" w:rsidP="00872B01">
      <w:pPr>
        <w:rPr>
          <w:rtl/>
        </w:rPr>
      </w:pPr>
      <w:hyperlink r:id="rId20" w:history="1">
        <w:r w:rsidRPr="005A2130">
          <w:rPr>
            <w:rStyle w:val="Hyperlink"/>
          </w:rPr>
          <w:t>https://docs.openshift.com/container-platform/4.12/observability/otel/otel-installing.html</w:t>
        </w:r>
      </w:hyperlink>
    </w:p>
    <w:p w14:paraId="6097E7B3" w14:textId="77777777" w:rsidR="003C4237" w:rsidRDefault="009346BC" w:rsidP="007A3BD6">
      <w:pPr>
        <w:pStyle w:val="Heading3"/>
        <w:rPr>
          <w:rtl/>
        </w:rPr>
      </w:pPr>
      <w:bookmarkStart w:id="71" w:name="_Toc187864958"/>
      <w:r>
        <w:rPr>
          <w:rFonts w:hint="cs"/>
          <w:rtl/>
        </w:rPr>
        <w:t>התקנה ע</w:t>
      </w:r>
      <w:r w:rsidR="007A3BD6">
        <w:rPr>
          <w:rFonts w:hint="cs"/>
          <w:rtl/>
        </w:rPr>
        <w:t xml:space="preserve">ל </w:t>
      </w:r>
      <w:r w:rsidR="007A3BD6">
        <w:t>Docker</w:t>
      </w:r>
      <w:r w:rsidR="007A3BD6">
        <w:rPr>
          <w:rFonts w:hint="cs"/>
          <w:rtl/>
        </w:rPr>
        <w:t xml:space="preserve">, </w:t>
      </w:r>
      <w:r w:rsidR="007A3BD6">
        <w:t xml:space="preserve">Docker Compose </w:t>
      </w:r>
      <w:r w:rsidR="007A3BD6">
        <w:rPr>
          <w:rFonts w:hint="cs"/>
          <w:rtl/>
        </w:rPr>
        <w:t xml:space="preserve"> , </w:t>
      </w:r>
      <w:r w:rsidR="007A3BD6">
        <w:t>K8S</w:t>
      </w:r>
      <w:r>
        <w:rPr>
          <w:rFonts w:hint="cs"/>
          <w:rtl/>
        </w:rPr>
        <w:t xml:space="preserve"> </w:t>
      </w:r>
      <w:r w:rsidR="007A3BD6">
        <w:rPr>
          <w:rFonts w:hint="cs"/>
          <w:rtl/>
        </w:rPr>
        <w:t xml:space="preserve">, </w:t>
      </w:r>
      <w:r w:rsidR="007A3BD6">
        <w:t xml:space="preserve">Linux </w:t>
      </w:r>
      <w:r w:rsidR="007A3BD6">
        <w:rPr>
          <w:rFonts w:hint="cs"/>
          <w:rtl/>
        </w:rPr>
        <w:t xml:space="preserve"> ומערכות הפעלה נוספות</w:t>
      </w:r>
      <w:bookmarkEnd w:id="71"/>
    </w:p>
    <w:p w14:paraId="3EA09F82" w14:textId="77777777" w:rsidR="007A3BD6" w:rsidRDefault="009346BC" w:rsidP="00872B01">
      <w:pPr>
        <w:rPr>
          <w:rtl/>
        </w:rPr>
      </w:pPr>
      <w:hyperlink r:id="rId21" w:history="1">
        <w:r w:rsidRPr="005A2130">
          <w:rPr>
            <w:rStyle w:val="Hyperlink"/>
          </w:rPr>
          <w:t>https://opentelemetry.io/docs/collector/installation</w:t>
        </w:r>
        <w:r w:rsidRPr="005A2130">
          <w:rPr>
            <w:rStyle w:val="Hyperlink"/>
            <w:rFonts w:cs="Arial"/>
            <w:rtl/>
          </w:rPr>
          <w:t>/</w:t>
        </w:r>
      </w:hyperlink>
    </w:p>
    <w:p w14:paraId="33142421" w14:textId="77777777" w:rsidR="00872B01" w:rsidRDefault="009346BC" w:rsidP="00872B01">
      <w:pPr>
        <w:pStyle w:val="Heading2"/>
        <w:rPr>
          <w:rtl/>
        </w:rPr>
      </w:pPr>
      <w:r>
        <w:t xml:space="preserve"> </w:t>
      </w:r>
      <w:bookmarkStart w:id="72" w:name="_Toc187864959"/>
      <w:r>
        <w:rPr>
          <w:rtl/>
        </w:rPr>
        <w:t>קונפיגורציה בסיסית ב</w:t>
      </w:r>
      <w:r w:rsidR="000D3E08">
        <w:rPr>
          <w:rFonts w:hint="cs"/>
          <w:rtl/>
        </w:rPr>
        <w:t>-</w:t>
      </w:r>
      <w:r>
        <w:t>.NET</w:t>
      </w:r>
      <w:bookmarkEnd w:id="72"/>
    </w:p>
    <w:p w14:paraId="26BAE107" w14:textId="77777777" w:rsidR="00230F75" w:rsidRPr="009531BC" w:rsidRDefault="009346BC" w:rsidP="009531BC">
      <w:pPr>
        <w:ind w:firstLine="576"/>
        <w:rPr>
          <w:b/>
          <w:bCs/>
          <w:rtl/>
        </w:rPr>
      </w:pPr>
      <w:r w:rsidRPr="009531BC">
        <w:rPr>
          <w:rFonts w:hint="cs"/>
          <w:b/>
          <w:bCs/>
          <w:rtl/>
        </w:rPr>
        <w:t xml:space="preserve">דוגמאות </w:t>
      </w:r>
      <w:r w:rsidR="009531BC" w:rsidRPr="009531BC">
        <w:rPr>
          <w:rFonts w:hint="cs"/>
          <w:b/>
          <w:bCs/>
          <w:rtl/>
        </w:rPr>
        <w:t>:</w:t>
      </w:r>
    </w:p>
    <w:p w14:paraId="6A57979E" w14:textId="77777777" w:rsidR="003264B4" w:rsidRDefault="009346BC" w:rsidP="00230F75">
      <w:pPr>
        <w:rPr>
          <w:rtl/>
        </w:rPr>
      </w:pPr>
      <w:hyperlink r:id="rId22" w:history="1">
        <w:r w:rsidRPr="005A2130">
          <w:rPr>
            <w:rStyle w:val="Hyperlink"/>
          </w:rPr>
          <w:t>https://github.com/open-telemetry/opentelemetry-dotnet/tree/main/examples</w:t>
        </w:r>
      </w:hyperlink>
    </w:p>
    <w:p w14:paraId="3D606C94" w14:textId="77777777" w:rsidR="003264B4" w:rsidRDefault="009346BC">
      <w:pPr>
        <w:bidi w:val="0"/>
        <w:rPr>
          <w:rtl/>
        </w:rPr>
      </w:pPr>
      <w:r>
        <w:rPr>
          <w:rtl/>
        </w:rPr>
        <w:br w:type="page"/>
      </w:r>
    </w:p>
    <w:p w14:paraId="37323DFC" w14:textId="77777777" w:rsidR="006419FA" w:rsidRDefault="009346BC" w:rsidP="006419FA">
      <w:pPr>
        <w:pStyle w:val="Heading2"/>
      </w:pPr>
      <w:bookmarkStart w:id="73" w:name="_Toc187864960"/>
      <w:bookmarkEnd w:id="64"/>
      <w:bookmarkEnd w:id="68"/>
      <w:bookmarkEnd w:id="70"/>
      <w:r>
        <w:rPr>
          <w:rtl/>
        </w:rPr>
        <w:lastRenderedPageBreak/>
        <w:t xml:space="preserve">הגדרת </w:t>
      </w:r>
      <w:proofErr w:type="spellStart"/>
      <w:r>
        <w:rPr>
          <w:rtl/>
        </w:rPr>
        <w:t>Traces</w:t>
      </w:r>
      <w:bookmarkEnd w:id="73"/>
      <w:proofErr w:type="spellEnd"/>
    </w:p>
    <w:p w14:paraId="1D80CCAF" w14:textId="77777777" w:rsidR="006419FA" w:rsidRDefault="009346BC" w:rsidP="006419FA">
      <w:pPr>
        <w:pStyle w:val="Heading3"/>
      </w:pPr>
      <w:bookmarkStart w:id="74" w:name="_Toc187864961"/>
      <w:r>
        <w:rPr>
          <w:rtl/>
        </w:rPr>
        <w:t xml:space="preserve">דוגמה לפרויקט </w:t>
      </w:r>
      <w:proofErr w:type="spellStart"/>
      <w:r>
        <w:rPr>
          <w:rtl/>
        </w:rPr>
        <w:t>Console</w:t>
      </w:r>
      <w:bookmarkEnd w:id="74"/>
      <w:proofErr w:type="spellEnd"/>
    </w:p>
    <w:p w14:paraId="71390AC5" w14:textId="77777777" w:rsidR="006419FA" w:rsidRDefault="009346BC" w:rsidP="006419FA">
      <w:pPr>
        <w:rPr>
          <w:rtl/>
        </w:rPr>
      </w:pPr>
      <w:r>
        <w:rPr>
          <w:rtl/>
        </w:rPr>
        <w:t xml:space="preserve">הדוגמה הבסיסית ביותר ליצירת </w:t>
      </w:r>
      <w:proofErr w:type="spellStart"/>
      <w:r w:rsidR="006E7362">
        <w:rPr>
          <w:rtl/>
        </w:rPr>
        <w:t>Traces</w:t>
      </w:r>
      <w:proofErr w:type="spellEnd"/>
      <w:r w:rsidR="006E7362">
        <w:rPr>
          <w:rtl/>
        </w:rPr>
        <w:t xml:space="preserve"> </w:t>
      </w:r>
      <w:r>
        <w:rPr>
          <w:rtl/>
        </w:rPr>
        <w:t>תראה כך: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245"/>
      </w:tblGrid>
      <w:tr w:rsidR="003C5B8A" w14:paraId="256FD9AA" w14:textId="77777777" w:rsidTr="005745E6">
        <w:tc>
          <w:tcPr>
            <w:tcW w:w="0" w:type="auto"/>
          </w:tcPr>
          <w:p w14:paraId="345F266C" w14:textId="77777777" w:rsidR="005745E6" w:rsidRPr="005745E6" w:rsidRDefault="009346BC" w:rsidP="00507EA1">
            <w:pPr>
              <w:shd w:val="clear" w:color="auto" w:fill="1E1E1E"/>
              <w:bidi w:val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745E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using</w:t>
            </w:r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System;</w:t>
            </w:r>
            <w:proofErr w:type="gramEnd"/>
          </w:p>
          <w:p w14:paraId="4151C4A4" w14:textId="77777777" w:rsidR="005745E6" w:rsidRPr="005745E6" w:rsidRDefault="009346BC" w:rsidP="00507EA1">
            <w:pPr>
              <w:shd w:val="clear" w:color="auto" w:fill="1E1E1E"/>
              <w:bidi w:val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745E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using</w:t>
            </w:r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System.Net.</w:t>
            </w:r>
            <w:proofErr w:type="gramStart"/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Http</w:t>
            </w:r>
            <w:proofErr w:type="spellEnd"/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  <w:proofErr w:type="gramEnd"/>
          </w:p>
          <w:p w14:paraId="78F1A563" w14:textId="77777777" w:rsidR="005745E6" w:rsidRPr="005745E6" w:rsidRDefault="009346BC" w:rsidP="00507EA1">
            <w:pPr>
              <w:shd w:val="clear" w:color="auto" w:fill="1E1E1E"/>
              <w:bidi w:val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745E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using</w:t>
            </w:r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System.Threading.Tasks</w:t>
            </w:r>
            <w:proofErr w:type="spellEnd"/>
            <w:proofErr w:type="gramEnd"/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6962B0B0" w14:textId="77777777" w:rsidR="005745E6" w:rsidRPr="005745E6" w:rsidRDefault="009346BC" w:rsidP="00507EA1">
            <w:pPr>
              <w:shd w:val="clear" w:color="auto" w:fill="1E1E1E"/>
              <w:bidi w:val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745E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using</w:t>
            </w:r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OpenTelemetry</w:t>
            </w:r>
            <w:proofErr w:type="spellEnd"/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  <w:proofErr w:type="gramEnd"/>
          </w:p>
          <w:p w14:paraId="0A21352B" w14:textId="77777777" w:rsidR="005745E6" w:rsidRPr="005745E6" w:rsidRDefault="009346BC" w:rsidP="00507EA1">
            <w:pPr>
              <w:shd w:val="clear" w:color="auto" w:fill="1E1E1E"/>
              <w:bidi w:val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745E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using</w:t>
            </w:r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OpenTelemetry.</w:t>
            </w:r>
            <w:proofErr w:type="gramStart"/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Trace</w:t>
            </w:r>
            <w:proofErr w:type="spellEnd"/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  <w:proofErr w:type="gramEnd"/>
          </w:p>
          <w:p w14:paraId="3701754F" w14:textId="77777777" w:rsidR="005745E6" w:rsidRPr="005745E6" w:rsidRDefault="009346BC" w:rsidP="00507EA1">
            <w:pPr>
              <w:shd w:val="clear" w:color="auto" w:fill="1E1E1E"/>
              <w:bidi w:val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745E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using</w:t>
            </w:r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OpenTelemetry.</w:t>
            </w:r>
            <w:proofErr w:type="gramStart"/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Resources</w:t>
            </w:r>
            <w:proofErr w:type="spellEnd"/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  <w:proofErr w:type="gramEnd"/>
          </w:p>
          <w:p w14:paraId="4DFE2480" w14:textId="77777777" w:rsidR="005745E6" w:rsidRPr="005745E6" w:rsidRDefault="005745E6" w:rsidP="00507EA1">
            <w:pPr>
              <w:shd w:val="clear" w:color="auto" w:fill="1E1E1E"/>
              <w:bidi w:val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14:paraId="29CB234F" w14:textId="77777777" w:rsidR="005745E6" w:rsidRPr="005745E6" w:rsidRDefault="009346BC" w:rsidP="00507EA1">
            <w:pPr>
              <w:shd w:val="clear" w:color="auto" w:fill="1E1E1E"/>
              <w:bidi w:val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745E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class</w:t>
            </w:r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745E6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Program</w:t>
            </w:r>
          </w:p>
          <w:p w14:paraId="71165B3F" w14:textId="77777777" w:rsidR="005745E6" w:rsidRPr="005745E6" w:rsidRDefault="009346BC" w:rsidP="00507EA1">
            <w:pPr>
              <w:shd w:val="clear" w:color="auto" w:fill="1E1E1E"/>
              <w:bidi w:val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14:paraId="01B78005" w14:textId="77777777" w:rsidR="005745E6" w:rsidRPr="005745E6" w:rsidRDefault="009346BC" w:rsidP="00507EA1">
            <w:pPr>
              <w:shd w:val="clear" w:color="auto" w:fill="1E1E1E"/>
              <w:bidi w:val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5745E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static</w:t>
            </w:r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745E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745E6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Task</w:t>
            </w:r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745E6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Main</w:t>
            </w:r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gramStart"/>
            <w:r w:rsidRPr="005745E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string</w:t>
            </w:r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</w:t>
            </w:r>
            <w:proofErr w:type="gramEnd"/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] </w:t>
            </w:r>
            <w:proofErr w:type="spellStart"/>
            <w:r w:rsidRPr="005745E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args</w:t>
            </w:r>
            <w:proofErr w:type="spellEnd"/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14:paraId="77B6E44E" w14:textId="77777777" w:rsidR="005745E6" w:rsidRPr="005745E6" w:rsidRDefault="009346BC" w:rsidP="00507EA1">
            <w:pPr>
              <w:shd w:val="clear" w:color="auto" w:fill="1E1E1E"/>
              <w:bidi w:val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{</w:t>
            </w:r>
          </w:p>
          <w:p w14:paraId="3E616FC9" w14:textId="77777777" w:rsidR="005745E6" w:rsidRPr="005745E6" w:rsidRDefault="009346BC" w:rsidP="00507EA1">
            <w:pPr>
              <w:shd w:val="clear" w:color="auto" w:fill="1E1E1E"/>
              <w:bidi w:val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5745E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// Create </w:t>
            </w:r>
            <w:proofErr w:type="spellStart"/>
            <w:r w:rsidRPr="005745E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TracerProvider</w:t>
            </w:r>
            <w:proofErr w:type="spellEnd"/>
          </w:p>
          <w:p w14:paraId="3B0A4EB5" w14:textId="77777777" w:rsidR="005745E6" w:rsidRPr="005745E6" w:rsidRDefault="009346BC" w:rsidP="00507EA1">
            <w:pPr>
              <w:shd w:val="clear" w:color="auto" w:fill="1E1E1E"/>
              <w:bidi w:val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5745E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using</w:t>
            </w:r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745E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</w:t>
            </w:r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5745E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tracerProvider</w:t>
            </w:r>
            <w:proofErr w:type="spellEnd"/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proofErr w:type="spellStart"/>
            <w:r w:rsidRPr="005745E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Sdk</w:t>
            </w:r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5745E6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CreateTracerProviderBuilder</w:t>
            </w:r>
            <w:proofErr w:type="spellEnd"/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</w:t>
            </w:r>
          </w:p>
          <w:p w14:paraId="157A43AF" w14:textId="77777777" w:rsidR="005745E6" w:rsidRPr="005745E6" w:rsidRDefault="009346BC" w:rsidP="00507EA1">
            <w:pPr>
              <w:shd w:val="clear" w:color="auto" w:fill="1E1E1E"/>
              <w:bidi w:val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5745E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 Identify the service (Resource)</w:t>
            </w:r>
          </w:p>
          <w:p w14:paraId="0E834075" w14:textId="77777777" w:rsidR="005745E6" w:rsidRPr="005745E6" w:rsidRDefault="009346BC" w:rsidP="00507EA1">
            <w:pPr>
              <w:shd w:val="clear" w:color="auto" w:fill="1E1E1E"/>
              <w:bidi w:val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proofErr w:type="gramStart"/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proofErr w:type="spellStart"/>
            <w:r w:rsidRPr="005745E6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SetResourceBuilder</w:t>
            </w:r>
            <w:proofErr w:type="spellEnd"/>
            <w:proofErr w:type="gramEnd"/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</w:p>
          <w:p w14:paraId="5C4C7E9A" w14:textId="77777777" w:rsidR="005745E6" w:rsidRPr="005745E6" w:rsidRDefault="009346BC" w:rsidP="00507EA1">
            <w:pPr>
              <w:shd w:val="clear" w:color="auto" w:fill="1E1E1E"/>
              <w:bidi w:val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    </w:t>
            </w:r>
            <w:proofErr w:type="spellStart"/>
            <w:r w:rsidRPr="005745E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ResourceBuilder</w:t>
            </w:r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5745E6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CreateDefault</w:t>
            </w:r>
            <w:proofErr w:type="spellEnd"/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</w:t>
            </w:r>
          </w:p>
          <w:p w14:paraId="7DA1B953" w14:textId="77777777" w:rsidR="005745E6" w:rsidRPr="005745E6" w:rsidRDefault="009346BC" w:rsidP="00507EA1">
            <w:pPr>
              <w:shd w:val="clear" w:color="auto" w:fill="1E1E1E"/>
              <w:bidi w:val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                   </w:t>
            </w:r>
            <w:proofErr w:type="gramStart"/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proofErr w:type="spellStart"/>
            <w:r w:rsidRPr="005745E6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AddService</w:t>
            </w:r>
            <w:proofErr w:type="spellEnd"/>
            <w:proofErr w:type="gramEnd"/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5745E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5745E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MyConsoleService</w:t>
            </w:r>
            <w:proofErr w:type="spellEnd"/>
            <w:r w:rsidRPr="005745E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14:paraId="404FAE1F" w14:textId="77777777" w:rsidR="005745E6" w:rsidRPr="005745E6" w:rsidRDefault="009346BC" w:rsidP="00507EA1">
            <w:pPr>
              <w:shd w:val="clear" w:color="auto" w:fill="1E1E1E"/>
              <w:bidi w:val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)</w:t>
            </w:r>
          </w:p>
          <w:p w14:paraId="4BD7B699" w14:textId="77777777" w:rsidR="005745E6" w:rsidRPr="005745E6" w:rsidRDefault="009346BC" w:rsidP="00507EA1">
            <w:pPr>
              <w:shd w:val="clear" w:color="auto" w:fill="1E1E1E"/>
              <w:bidi w:val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5745E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// Instrumentation of </w:t>
            </w:r>
            <w:proofErr w:type="spellStart"/>
            <w:r w:rsidRPr="005745E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HttpClient</w:t>
            </w:r>
            <w:proofErr w:type="spellEnd"/>
          </w:p>
          <w:p w14:paraId="2D84F588" w14:textId="77777777" w:rsidR="005745E6" w:rsidRPr="005745E6" w:rsidRDefault="009346BC" w:rsidP="00507EA1">
            <w:pPr>
              <w:shd w:val="clear" w:color="auto" w:fill="1E1E1E"/>
              <w:bidi w:val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proofErr w:type="gramStart"/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proofErr w:type="spellStart"/>
            <w:r w:rsidRPr="005745E6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AddHttpClientInstrumentation</w:t>
            </w:r>
            <w:proofErr w:type="spellEnd"/>
            <w:proofErr w:type="gramEnd"/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</w:t>
            </w:r>
          </w:p>
          <w:p w14:paraId="60CC3619" w14:textId="77777777" w:rsidR="005745E6" w:rsidRPr="005745E6" w:rsidRDefault="009346BC" w:rsidP="00507EA1">
            <w:pPr>
              <w:shd w:val="clear" w:color="auto" w:fill="1E1E1E"/>
              <w:bidi w:val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5745E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 Exporter - here prints to Console</w:t>
            </w:r>
          </w:p>
          <w:p w14:paraId="1544592B" w14:textId="77777777" w:rsidR="005745E6" w:rsidRPr="005745E6" w:rsidRDefault="009346BC" w:rsidP="00507EA1">
            <w:pPr>
              <w:shd w:val="clear" w:color="auto" w:fill="1E1E1E"/>
              <w:bidi w:val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proofErr w:type="gramStart"/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proofErr w:type="spellStart"/>
            <w:r w:rsidRPr="005745E6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AddConsoleExporter</w:t>
            </w:r>
            <w:proofErr w:type="spellEnd"/>
            <w:proofErr w:type="gramEnd"/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</w:t>
            </w:r>
          </w:p>
          <w:p w14:paraId="7A1D724D" w14:textId="77777777" w:rsidR="005745E6" w:rsidRPr="005745E6" w:rsidRDefault="009346BC" w:rsidP="00507EA1">
            <w:pPr>
              <w:shd w:val="clear" w:color="auto" w:fill="1E1E1E"/>
              <w:bidi w:val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proofErr w:type="gramStart"/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5745E6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Build</w:t>
            </w:r>
            <w:proofErr w:type="gramEnd"/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();</w:t>
            </w:r>
          </w:p>
          <w:p w14:paraId="56B6F034" w14:textId="77777777" w:rsidR="005745E6" w:rsidRPr="005745E6" w:rsidRDefault="005745E6" w:rsidP="00507EA1">
            <w:pPr>
              <w:shd w:val="clear" w:color="auto" w:fill="1E1E1E"/>
              <w:bidi w:val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14:paraId="4329DB06" w14:textId="77777777" w:rsidR="005745E6" w:rsidRPr="005745E6" w:rsidRDefault="009346BC" w:rsidP="00507EA1">
            <w:pPr>
              <w:shd w:val="clear" w:color="auto" w:fill="1E1E1E"/>
              <w:bidi w:val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5745E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// Logic code - creating HTTP requests, automatic traces (thanks to </w:t>
            </w:r>
            <w:proofErr w:type="spellStart"/>
            <w:r w:rsidRPr="005745E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AddHttpClientInstrumentation</w:t>
            </w:r>
            <w:proofErr w:type="spellEnd"/>
            <w:r w:rsidRPr="005745E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)</w:t>
            </w:r>
          </w:p>
          <w:p w14:paraId="37C450BE" w14:textId="77777777" w:rsidR="005745E6" w:rsidRPr="005745E6" w:rsidRDefault="009346BC" w:rsidP="00507EA1">
            <w:pPr>
              <w:shd w:val="clear" w:color="auto" w:fill="1E1E1E"/>
              <w:bidi w:val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5745E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</w:t>
            </w:r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745E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client</w:t>
            </w:r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5745E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745E6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HttpClient</w:t>
            </w:r>
            <w:proofErr w:type="spellEnd"/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gramEnd"/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14:paraId="015A6185" w14:textId="77777777" w:rsidR="005745E6" w:rsidRPr="005745E6" w:rsidRDefault="009346BC" w:rsidP="00507EA1">
            <w:pPr>
              <w:shd w:val="clear" w:color="auto" w:fill="1E1E1E"/>
              <w:bidi w:val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5745E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</w:t>
            </w:r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745E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response</w:t>
            </w:r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5745E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745E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client</w:t>
            </w:r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5745E6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GetAsync</w:t>
            </w:r>
            <w:proofErr w:type="spellEnd"/>
            <w:proofErr w:type="gramEnd"/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5745E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"https://www.example.com/"</w:t>
            </w:r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14:paraId="035BCC4A" w14:textId="77777777" w:rsidR="005745E6" w:rsidRPr="005745E6" w:rsidRDefault="009346BC" w:rsidP="00507EA1">
            <w:pPr>
              <w:shd w:val="clear" w:color="auto" w:fill="1E1E1E"/>
              <w:bidi w:val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spellStart"/>
            <w:r w:rsidRPr="005745E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Console</w:t>
            </w:r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5745E6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WriteLine</w:t>
            </w:r>
            <w:proofErr w:type="spellEnd"/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5745E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$"</w:t>
            </w:r>
            <w:proofErr w:type="gramStart"/>
            <w:r w:rsidRPr="005745E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Response: </w:t>
            </w:r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  <w:proofErr w:type="spellStart"/>
            <w:r w:rsidRPr="005745E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response</w:t>
            </w:r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5745E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StatusCode</w:t>
            </w:r>
            <w:proofErr w:type="spellEnd"/>
            <w:proofErr w:type="gramEnd"/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  <w:r w:rsidRPr="005745E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14:paraId="73B8E35C" w14:textId="77777777" w:rsidR="005745E6" w:rsidRPr="005745E6" w:rsidRDefault="009346BC" w:rsidP="00507EA1">
            <w:pPr>
              <w:shd w:val="clear" w:color="auto" w:fill="1E1E1E"/>
              <w:bidi w:val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14:paraId="16F739C4" w14:textId="77777777" w:rsidR="006E7362" w:rsidRPr="00A60FCA" w:rsidRDefault="009346BC" w:rsidP="00507EA1">
            <w:pPr>
              <w:shd w:val="clear" w:color="auto" w:fill="1E1E1E"/>
              <w:bidi w:val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745E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</w:tc>
      </w:tr>
    </w:tbl>
    <w:p w14:paraId="4EFE10D8" w14:textId="77777777" w:rsidR="00507EA1" w:rsidRDefault="009346BC" w:rsidP="00507EA1">
      <w:pPr>
        <w:numPr>
          <w:ilvl w:val="0"/>
          <w:numId w:val="5"/>
        </w:numPr>
      </w:pPr>
      <w:r w:rsidRPr="001064E9">
        <w:rPr>
          <w:b/>
          <w:bCs/>
          <w:rtl/>
        </w:rPr>
        <w:t>התוצאה</w:t>
      </w:r>
      <w:r>
        <w:rPr>
          <w:rtl/>
        </w:rPr>
        <w:t xml:space="preserve">: בכל קריאת HTTP, ייווצר </w:t>
      </w:r>
      <w:proofErr w:type="spellStart"/>
      <w:r>
        <w:rPr>
          <w:rtl/>
        </w:rPr>
        <w:t>Activity</w:t>
      </w:r>
      <w:proofErr w:type="spellEnd"/>
      <w:r>
        <w:rPr>
          <w:rtl/>
        </w:rPr>
        <w:t xml:space="preserve"> (</w:t>
      </w:r>
      <w:proofErr w:type="spellStart"/>
      <w:r>
        <w:rPr>
          <w:rtl/>
        </w:rPr>
        <w:t>טראייס</w:t>
      </w:r>
      <w:proofErr w:type="spellEnd"/>
      <w:r>
        <w:rPr>
          <w:rtl/>
        </w:rPr>
        <w:t xml:space="preserve">) שיודפס </w:t>
      </w:r>
      <w:proofErr w:type="spellStart"/>
      <w:r>
        <w:rPr>
          <w:rtl/>
        </w:rPr>
        <w:t>ל־Console</w:t>
      </w:r>
      <w:proofErr w:type="spellEnd"/>
      <w:r>
        <w:rPr>
          <w:rtl/>
        </w:rPr>
        <w:t>.</w:t>
      </w:r>
    </w:p>
    <w:p w14:paraId="03D91041" w14:textId="77777777" w:rsidR="00507EA1" w:rsidRDefault="009346BC" w:rsidP="005811E1">
      <w:pPr>
        <w:numPr>
          <w:ilvl w:val="0"/>
          <w:numId w:val="5"/>
        </w:numPr>
      </w:pPr>
      <w:r>
        <w:rPr>
          <w:rFonts w:hint="cs"/>
          <w:rtl/>
        </w:rPr>
        <w:t xml:space="preserve">כדי </w:t>
      </w:r>
      <w:r>
        <w:rPr>
          <w:rtl/>
        </w:rPr>
        <w:t>לשלוח</w:t>
      </w:r>
      <w:r>
        <w:rPr>
          <w:rFonts w:hint="cs"/>
          <w:rtl/>
        </w:rPr>
        <w:t xml:space="preserve"> ל:</w:t>
      </w:r>
      <w:r>
        <w:rPr>
          <w:rtl/>
        </w:rPr>
        <w:t xml:space="preserve"> </w:t>
      </w:r>
      <w:proofErr w:type="spellStart"/>
      <w:r>
        <w:rPr>
          <w:rtl/>
        </w:rPr>
        <w:t>Jaeger</w:t>
      </w:r>
      <w:proofErr w:type="spellEnd"/>
      <w:r>
        <w:rPr>
          <w:rtl/>
        </w:rPr>
        <w:t>/</w:t>
      </w:r>
      <w:proofErr w:type="spellStart"/>
      <w:r>
        <w:rPr>
          <w:rtl/>
        </w:rPr>
        <w:t>Zipkin</w:t>
      </w:r>
      <w:proofErr w:type="spellEnd"/>
      <w:r>
        <w:rPr>
          <w:rtl/>
        </w:rPr>
        <w:t xml:space="preserve">/OTLP – </w:t>
      </w:r>
      <w:r>
        <w:rPr>
          <w:rFonts w:hint="cs"/>
          <w:rtl/>
        </w:rPr>
        <w:t>נדרש ל</w:t>
      </w:r>
      <w:r>
        <w:rPr>
          <w:rtl/>
        </w:rPr>
        <w:t>ה</w:t>
      </w:r>
      <w:r>
        <w:rPr>
          <w:rFonts w:hint="cs"/>
          <w:rtl/>
        </w:rPr>
        <w:t>ח</w:t>
      </w:r>
      <w:r>
        <w:rPr>
          <w:rtl/>
        </w:rPr>
        <w:t>ל</w:t>
      </w:r>
      <w:r>
        <w:rPr>
          <w:rFonts w:hint="cs"/>
          <w:rtl/>
        </w:rPr>
        <w:t>י</w:t>
      </w:r>
      <w:r>
        <w:rPr>
          <w:rtl/>
        </w:rPr>
        <w:t xml:space="preserve">ף את </w:t>
      </w:r>
      <w:r w:rsidR="001064E9">
        <w:rPr>
          <w:rFonts w:hint="cs"/>
          <w:rtl/>
        </w:rPr>
        <w:t xml:space="preserve"> </w:t>
      </w:r>
      <w:r w:rsidR="00E63DD4">
        <w:rPr>
          <w:rtl/>
        </w:rPr>
        <w:t>()</w:t>
      </w:r>
      <w:proofErr w:type="spellStart"/>
      <w:r>
        <w:rPr>
          <w:rtl/>
        </w:rPr>
        <w:t>AddConsoleExporter</w:t>
      </w:r>
      <w:proofErr w:type="spellEnd"/>
      <w:r>
        <w:rPr>
          <w:rtl/>
        </w:rPr>
        <w:t xml:space="preserve"> </w:t>
      </w:r>
      <w:r>
        <w:rPr>
          <w:rtl/>
        </w:rPr>
        <w:br/>
        <w:t>ב</w:t>
      </w:r>
      <w:r w:rsidR="005437AB">
        <w:rPr>
          <w:rFonts w:hint="cs"/>
          <w:rtl/>
        </w:rPr>
        <w:t>:</w:t>
      </w:r>
      <w:r w:rsidR="0005305F">
        <w:rPr>
          <w:rFonts w:hint="cs"/>
          <w:rtl/>
        </w:rPr>
        <w:t xml:space="preserve"> </w:t>
      </w:r>
      <w:r w:rsidR="009420C8">
        <w:rPr>
          <w:rtl/>
        </w:rPr>
        <w:t>()</w:t>
      </w:r>
      <w:proofErr w:type="spellStart"/>
      <w:r>
        <w:rPr>
          <w:rtl/>
        </w:rPr>
        <w:t>AddJaegerExporter</w:t>
      </w:r>
      <w:proofErr w:type="spellEnd"/>
      <w:r>
        <w:rPr>
          <w:rtl/>
        </w:rPr>
        <w:t xml:space="preserve">() / </w:t>
      </w:r>
      <w:proofErr w:type="spellStart"/>
      <w:r>
        <w:rPr>
          <w:rtl/>
        </w:rPr>
        <w:t>AddZipkinExporter</w:t>
      </w:r>
      <w:proofErr w:type="spellEnd"/>
      <w:r>
        <w:rPr>
          <w:rtl/>
        </w:rPr>
        <w:t xml:space="preserve">() / </w:t>
      </w:r>
      <w:proofErr w:type="spellStart"/>
      <w:r>
        <w:rPr>
          <w:rtl/>
        </w:rPr>
        <w:t>AddOtlpExporter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וכו</w:t>
      </w:r>
      <w:proofErr w:type="spellEnd"/>
      <w:r>
        <w:rPr>
          <w:rtl/>
        </w:rPr>
        <w:t>’.</w:t>
      </w:r>
    </w:p>
    <w:p w14:paraId="395142AA" w14:textId="77777777" w:rsidR="006E7362" w:rsidRDefault="006E7362" w:rsidP="006419FA"/>
    <w:p w14:paraId="7D773E4F" w14:textId="77777777" w:rsidR="00C42C9B" w:rsidRDefault="009346BC" w:rsidP="00C42C9B">
      <w:pPr>
        <w:pStyle w:val="Heading3"/>
      </w:pPr>
      <w:bookmarkStart w:id="75" w:name="_Toc187864962"/>
      <w:r>
        <w:rPr>
          <w:rtl/>
        </w:rPr>
        <w:t xml:space="preserve">דוגמה לפרויקט ASP.NET </w:t>
      </w:r>
      <w:proofErr w:type="spellStart"/>
      <w:r>
        <w:rPr>
          <w:rtl/>
        </w:rPr>
        <w:t>Core</w:t>
      </w:r>
      <w:bookmarkEnd w:id="75"/>
      <w:proofErr w:type="spellEnd"/>
    </w:p>
    <w:p w14:paraId="629E52A2" w14:textId="77777777" w:rsidR="00C42C9B" w:rsidRDefault="009346BC" w:rsidP="00C42C9B">
      <w:pPr>
        <w:rPr>
          <w:rtl/>
        </w:rPr>
      </w:pPr>
      <w:r>
        <w:rPr>
          <w:rtl/>
        </w:rPr>
        <w:t xml:space="preserve">בפרויקט ASP.NET </w:t>
      </w:r>
      <w:proofErr w:type="spellStart"/>
      <w:r>
        <w:rPr>
          <w:rtl/>
        </w:rPr>
        <w:t>Core</w:t>
      </w:r>
      <w:proofErr w:type="spellEnd"/>
      <w:r>
        <w:rPr>
          <w:rtl/>
        </w:rPr>
        <w:t xml:space="preserve"> (למשל .NET 6 </w:t>
      </w:r>
      <w:proofErr w:type="spellStart"/>
      <w:r>
        <w:rPr>
          <w:rtl/>
        </w:rPr>
        <w:t>minimal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APIs</w:t>
      </w:r>
      <w:proofErr w:type="spellEnd"/>
      <w:r>
        <w:rPr>
          <w:rtl/>
        </w:rPr>
        <w:t xml:space="preserve">), אפשר להשתמש </w:t>
      </w:r>
      <w:proofErr w:type="spellStart"/>
      <w:r>
        <w:rPr>
          <w:rtl/>
        </w:rPr>
        <w:t>ב־Hosting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Extensions</w:t>
      </w:r>
      <w:proofErr w:type="spellEnd"/>
      <w:r>
        <w:rPr>
          <w:rtl/>
        </w:rPr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245"/>
      </w:tblGrid>
      <w:tr w:rsidR="003C5B8A" w14:paraId="2DCEA278" w14:textId="77777777" w:rsidTr="00886418">
        <w:tc>
          <w:tcPr>
            <w:tcW w:w="9245" w:type="dxa"/>
          </w:tcPr>
          <w:p w14:paraId="6ED50D74" w14:textId="77777777" w:rsidR="00886418" w:rsidRPr="00886418" w:rsidRDefault="009346BC" w:rsidP="0088641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8641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using</w:t>
            </w:r>
            <w:r w:rsidRPr="0088641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88641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OpenTelemetry.</w:t>
            </w:r>
            <w:proofErr w:type="gramStart"/>
            <w:r w:rsidRPr="0088641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Trace</w:t>
            </w:r>
            <w:proofErr w:type="spellEnd"/>
            <w:r w:rsidRPr="0088641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  <w:proofErr w:type="gramEnd"/>
          </w:p>
          <w:p w14:paraId="7E721DF6" w14:textId="77777777" w:rsidR="00886418" w:rsidRPr="00886418" w:rsidRDefault="009346BC" w:rsidP="0088641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8641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using</w:t>
            </w:r>
            <w:r w:rsidRPr="0088641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88641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OpenTelemetry.</w:t>
            </w:r>
            <w:proofErr w:type="gramStart"/>
            <w:r w:rsidRPr="0088641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Resources</w:t>
            </w:r>
            <w:proofErr w:type="spellEnd"/>
            <w:r w:rsidRPr="0088641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  <w:proofErr w:type="gramEnd"/>
          </w:p>
          <w:p w14:paraId="7AF46C43" w14:textId="77777777" w:rsidR="00886418" w:rsidRPr="00886418" w:rsidRDefault="00886418" w:rsidP="0088641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14:paraId="0DEA36F6" w14:textId="77777777" w:rsidR="00886418" w:rsidRPr="00886418" w:rsidRDefault="009346BC" w:rsidP="0088641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8641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</w:t>
            </w:r>
            <w:r w:rsidRPr="0088641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8641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builder</w:t>
            </w:r>
            <w:r w:rsidRPr="0088641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proofErr w:type="spellStart"/>
            <w:r w:rsidRPr="0088641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WebApplication</w:t>
            </w:r>
            <w:r w:rsidRPr="0088641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886418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CreateBuilder</w:t>
            </w:r>
            <w:proofErr w:type="spellEnd"/>
            <w:r w:rsidRPr="0088641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spellStart"/>
            <w:r w:rsidRPr="0088641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args</w:t>
            </w:r>
            <w:proofErr w:type="spellEnd"/>
            <w:proofErr w:type="gramStart"/>
            <w:r w:rsidRPr="0088641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  <w:proofErr w:type="gramEnd"/>
          </w:p>
          <w:p w14:paraId="6D4B2F24" w14:textId="77777777" w:rsidR="00886418" w:rsidRPr="00886418" w:rsidRDefault="00886418" w:rsidP="0088641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14:paraId="785C659F" w14:textId="77777777" w:rsidR="00886418" w:rsidRPr="00886418" w:rsidRDefault="009346BC" w:rsidP="0088641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86418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 Define tracing</w:t>
            </w:r>
          </w:p>
          <w:p w14:paraId="0BB3742F" w14:textId="77777777" w:rsidR="00886418" w:rsidRPr="00886418" w:rsidRDefault="009346BC" w:rsidP="0088641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spellStart"/>
            <w:proofErr w:type="gramStart"/>
            <w:r w:rsidRPr="0088641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builder</w:t>
            </w:r>
            <w:r w:rsidRPr="0088641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88641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Services</w:t>
            </w:r>
            <w:r w:rsidRPr="0088641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886418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AddOpenTelemetryTracing</w:t>
            </w:r>
            <w:proofErr w:type="spellEnd"/>
            <w:proofErr w:type="gramEnd"/>
            <w:r w:rsidRPr="0088641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spellStart"/>
            <w:r w:rsidRPr="0088641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otelBuilder</w:t>
            </w:r>
            <w:proofErr w:type="spellEnd"/>
            <w:r w:rsidRPr="0088641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=&gt;</w:t>
            </w:r>
          </w:p>
          <w:p w14:paraId="7E7CE671" w14:textId="77777777" w:rsidR="00886418" w:rsidRPr="00886418" w:rsidRDefault="009346BC" w:rsidP="0088641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8641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14:paraId="18A1862C" w14:textId="77777777" w:rsidR="00886418" w:rsidRPr="00886418" w:rsidRDefault="009346BC" w:rsidP="0088641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8641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spellStart"/>
            <w:r w:rsidRPr="0088641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otelBuilder</w:t>
            </w:r>
            <w:proofErr w:type="spellEnd"/>
          </w:p>
          <w:p w14:paraId="07A5090D" w14:textId="77777777" w:rsidR="00886418" w:rsidRPr="00886418" w:rsidRDefault="009346BC" w:rsidP="0088641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8641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    </w:t>
            </w:r>
            <w:proofErr w:type="gramStart"/>
            <w:r w:rsidRPr="0088641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proofErr w:type="spellStart"/>
            <w:r w:rsidRPr="00886418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SetResourceBuilder</w:t>
            </w:r>
            <w:proofErr w:type="spellEnd"/>
            <w:proofErr w:type="gramEnd"/>
            <w:r w:rsidRPr="0088641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</w:p>
          <w:p w14:paraId="6158DAA3" w14:textId="77777777" w:rsidR="00886418" w:rsidRPr="00886418" w:rsidRDefault="009346BC" w:rsidP="0088641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8641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proofErr w:type="spellStart"/>
            <w:r w:rsidRPr="0088641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ResourceBuilder</w:t>
            </w:r>
            <w:r w:rsidRPr="0088641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886418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CreateDefault</w:t>
            </w:r>
            <w:proofErr w:type="spellEnd"/>
            <w:r w:rsidRPr="0088641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</w:t>
            </w:r>
          </w:p>
          <w:p w14:paraId="28C891C8" w14:textId="77777777" w:rsidR="00886418" w:rsidRPr="00886418" w:rsidRDefault="009346BC" w:rsidP="0088641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8641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               </w:t>
            </w:r>
            <w:proofErr w:type="gramStart"/>
            <w:r w:rsidRPr="0088641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proofErr w:type="spellStart"/>
            <w:r w:rsidRPr="00886418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AddService</w:t>
            </w:r>
            <w:proofErr w:type="spellEnd"/>
            <w:proofErr w:type="gramEnd"/>
            <w:r w:rsidRPr="0088641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88641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88641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MyAspNetCoreService</w:t>
            </w:r>
            <w:proofErr w:type="spellEnd"/>
            <w:r w:rsidRPr="0088641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88641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14:paraId="318D7515" w14:textId="77777777" w:rsidR="00886418" w:rsidRPr="00886418" w:rsidRDefault="009346BC" w:rsidP="0088641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8641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)</w:t>
            </w:r>
          </w:p>
          <w:p w14:paraId="1AD16ECA" w14:textId="77777777" w:rsidR="00886418" w:rsidRPr="00886418" w:rsidRDefault="009346BC" w:rsidP="0088641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8641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88641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proofErr w:type="spellStart"/>
            <w:r w:rsidRPr="00886418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AddAspNetCoreInstrumentation</w:t>
            </w:r>
            <w:proofErr w:type="spellEnd"/>
            <w:proofErr w:type="gramEnd"/>
            <w:r w:rsidRPr="0088641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() </w:t>
            </w:r>
            <w:r w:rsidRPr="00886418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 Automatic tracing for ASP.NET Core services</w:t>
            </w:r>
          </w:p>
          <w:p w14:paraId="6F93EBC9" w14:textId="77777777" w:rsidR="00886418" w:rsidRPr="00886418" w:rsidRDefault="009346BC" w:rsidP="0088641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8641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88641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proofErr w:type="spellStart"/>
            <w:r w:rsidRPr="00886418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AddHttpClientInstrumentation</w:t>
            </w:r>
            <w:proofErr w:type="spellEnd"/>
            <w:proofErr w:type="gramEnd"/>
            <w:r w:rsidRPr="0088641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() </w:t>
            </w:r>
            <w:r w:rsidRPr="00886418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// Automatic traces for </w:t>
            </w:r>
            <w:proofErr w:type="spellStart"/>
            <w:r w:rsidRPr="00886418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HttpClient</w:t>
            </w:r>
            <w:proofErr w:type="spellEnd"/>
          </w:p>
          <w:p w14:paraId="18C964E6" w14:textId="77777777" w:rsidR="00886418" w:rsidRPr="00886418" w:rsidRDefault="009346BC" w:rsidP="0088641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8641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88641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proofErr w:type="spellStart"/>
            <w:r w:rsidRPr="00886418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AddConsoleExporter</w:t>
            </w:r>
            <w:proofErr w:type="spellEnd"/>
            <w:proofErr w:type="gramEnd"/>
            <w:r w:rsidRPr="0088641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();</w:t>
            </w:r>
          </w:p>
          <w:p w14:paraId="01308E2C" w14:textId="77777777" w:rsidR="00886418" w:rsidRPr="00886418" w:rsidRDefault="009346BC" w:rsidP="0088641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8641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});</w:t>
            </w:r>
          </w:p>
          <w:p w14:paraId="3ECACD74" w14:textId="77777777" w:rsidR="00886418" w:rsidRPr="00886418" w:rsidRDefault="00886418" w:rsidP="0088641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14:paraId="0538C013" w14:textId="77777777" w:rsidR="00886418" w:rsidRPr="00886418" w:rsidRDefault="009346BC" w:rsidP="0088641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spellStart"/>
            <w:proofErr w:type="gramStart"/>
            <w:r w:rsidRPr="0088641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builder</w:t>
            </w:r>
            <w:r w:rsidRPr="0088641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88641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Services</w:t>
            </w:r>
            <w:r w:rsidRPr="0088641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886418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AddControllers</w:t>
            </w:r>
            <w:proofErr w:type="spellEnd"/>
            <w:proofErr w:type="gramEnd"/>
            <w:r w:rsidRPr="0088641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();</w:t>
            </w:r>
          </w:p>
          <w:p w14:paraId="6D2D4B2D" w14:textId="77777777" w:rsidR="00886418" w:rsidRPr="00886418" w:rsidRDefault="00886418" w:rsidP="0088641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14:paraId="7DA9F8FA" w14:textId="77777777" w:rsidR="00886418" w:rsidRPr="00886418" w:rsidRDefault="009346BC" w:rsidP="0088641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8641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</w:t>
            </w:r>
            <w:r w:rsidRPr="0088641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8641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app</w:t>
            </w:r>
            <w:r w:rsidRPr="0088641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88641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builder</w:t>
            </w:r>
            <w:r w:rsidRPr="0088641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886418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Build</w:t>
            </w:r>
            <w:proofErr w:type="spellEnd"/>
            <w:proofErr w:type="gramEnd"/>
            <w:r w:rsidRPr="0088641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();</w:t>
            </w:r>
          </w:p>
          <w:p w14:paraId="7CC183EE" w14:textId="77777777" w:rsidR="00886418" w:rsidRPr="00886418" w:rsidRDefault="009346BC" w:rsidP="0088641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spellStart"/>
            <w:proofErr w:type="gramStart"/>
            <w:r w:rsidRPr="0088641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app</w:t>
            </w:r>
            <w:r w:rsidRPr="0088641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886418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MapControllers</w:t>
            </w:r>
            <w:proofErr w:type="spellEnd"/>
            <w:proofErr w:type="gramEnd"/>
            <w:r w:rsidRPr="0088641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();</w:t>
            </w:r>
          </w:p>
          <w:p w14:paraId="26EF3E12" w14:textId="77777777" w:rsidR="00886418" w:rsidRPr="00886418" w:rsidRDefault="00886418" w:rsidP="0088641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14:paraId="432CEEB6" w14:textId="77777777" w:rsidR="00886418" w:rsidRPr="00886418" w:rsidRDefault="009346BC" w:rsidP="0088641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spellStart"/>
            <w:proofErr w:type="gramStart"/>
            <w:r w:rsidRPr="0088641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app</w:t>
            </w:r>
            <w:r w:rsidRPr="0088641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886418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Run</w:t>
            </w:r>
            <w:proofErr w:type="spellEnd"/>
            <w:proofErr w:type="gramEnd"/>
            <w:r w:rsidRPr="0088641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();</w:t>
            </w:r>
          </w:p>
        </w:tc>
      </w:tr>
    </w:tbl>
    <w:p w14:paraId="6B3BB413" w14:textId="77777777" w:rsidR="009F61DF" w:rsidRDefault="009346BC" w:rsidP="009F61DF">
      <w:pPr>
        <w:numPr>
          <w:ilvl w:val="0"/>
          <w:numId w:val="5"/>
        </w:numPr>
      </w:pPr>
      <w:r>
        <w:rPr>
          <w:rtl/>
        </w:rPr>
        <w:lastRenderedPageBreak/>
        <w:t xml:space="preserve">כל בקשת HTTP לשרת תייצר </w:t>
      </w:r>
      <w:proofErr w:type="spellStart"/>
      <w:r>
        <w:rPr>
          <w:rtl/>
        </w:rPr>
        <w:t>טראייס</w:t>
      </w:r>
      <w:proofErr w:type="spellEnd"/>
      <w:r>
        <w:rPr>
          <w:rtl/>
        </w:rPr>
        <w:t xml:space="preserve"> אוטומטי, כולל מעקב אחר </w:t>
      </w:r>
      <w:proofErr w:type="spellStart"/>
      <w:r>
        <w:rPr>
          <w:rtl/>
        </w:rPr>
        <w:t>Net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Core</w:t>
      </w:r>
      <w:proofErr w:type="spellEnd"/>
      <w:r>
        <w:rPr>
          <w:rtl/>
        </w:rPr>
        <w:t xml:space="preserve"> MVC / </w:t>
      </w:r>
      <w:proofErr w:type="spellStart"/>
      <w:r>
        <w:rPr>
          <w:rtl/>
        </w:rPr>
        <w:t>Minimal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APIs</w:t>
      </w:r>
      <w:proofErr w:type="spellEnd"/>
      <w:r>
        <w:rPr>
          <w:rtl/>
        </w:rPr>
        <w:t>.</w:t>
      </w:r>
    </w:p>
    <w:p w14:paraId="6C783EFA" w14:textId="77777777" w:rsidR="007944D0" w:rsidRDefault="009346BC" w:rsidP="009F61DF">
      <w:pPr>
        <w:numPr>
          <w:ilvl w:val="0"/>
          <w:numId w:val="5"/>
        </w:numPr>
      </w:pPr>
      <w:r>
        <w:rPr>
          <w:rtl/>
        </w:rPr>
        <w:t xml:space="preserve">בקשות יוצאות (דרך </w:t>
      </w:r>
      <w:proofErr w:type="spellStart"/>
      <w:r>
        <w:rPr>
          <w:rtl/>
        </w:rPr>
        <w:t>HttpClient</w:t>
      </w:r>
      <w:proofErr w:type="spellEnd"/>
      <w:r>
        <w:rPr>
          <w:rtl/>
        </w:rPr>
        <w:t>) גם יתועדו.</w:t>
      </w:r>
    </w:p>
    <w:p w14:paraId="5C14E33F" w14:textId="77777777" w:rsidR="007944D0" w:rsidRDefault="009346BC">
      <w:pPr>
        <w:bidi w:val="0"/>
      </w:pPr>
      <w:r>
        <w:br w:type="page"/>
      </w:r>
    </w:p>
    <w:p w14:paraId="285ECD6B" w14:textId="77777777" w:rsidR="007944D0" w:rsidRDefault="009346BC" w:rsidP="0022354B">
      <w:pPr>
        <w:pStyle w:val="Heading3"/>
        <w:spacing w:line="360" w:lineRule="auto"/>
      </w:pPr>
      <w:bookmarkStart w:id="76" w:name="_Toc187864963"/>
      <w:proofErr w:type="spellStart"/>
      <w:r>
        <w:rPr>
          <w:rtl/>
        </w:rPr>
        <w:lastRenderedPageBreak/>
        <w:t>Instrumentations</w:t>
      </w:r>
      <w:proofErr w:type="spellEnd"/>
      <w:r>
        <w:rPr>
          <w:rtl/>
        </w:rPr>
        <w:t xml:space="preserve"> נפוצים (HTTP, SQL, </w:t>
      </w:r>
      <w:proofErr w:type="spellStart"/>
      <w:r>
        <w:rPr>
          <w:rtl/>
        </w:rPr>
        <w:t>gRPC</w:t>
      </w:r>
      <w:proofErr w:type="spellEnd"/>
      <w:r>
        <w:rPr>
          <w:rtl/>
        </w:rPr>
        <w:t xml:space="preserve"> ועוד)</w:t>
      </w:r>
      <w:bookmarkEnd w:id="76"/>
    </w:p>
    <w:p w14:paraId="57FB3A11" w14:textId="77777777" w:rsidR="007944D0" w:rsidRDefault="009346BC" w:rsidP="0022354B">
      <w:pPr>
        <w:spacing w:line="360" w:lineRule="auto"/>
      </w:pPr>
      <w:r>
        <w:rPr>
          <w:rtl/>
        </w:rPr>
        <w:t xml:space="preserve">מעבר </w:t>
      </w:r>
      <w:proofErr w:type="spellStart"/>
      <w:r>
        <w:rPr>
          <w:rtl/>
        </w:rPr>
        <w:t>ל־AspNetCoreInstrumentation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ו־HttpClientInstrumentation</w:t>
      </w:r>
      <w:proofErr w:type="spellEnd"/>
      <w:r>
        <w:rPr>
          <w:rtl/>
        </w:rPr>
        <w:t xml:space="preserve">, קיימים עוד מגוון </w:t>
      </w:r>
      <w:proofErr w:type="spellStart"/>
      <w:r>
        <w:rPr>
          <w:rtl/>
        </w:rPr>
        <w:t>אינסטרומנטציות</w:t>
      </w:r>
      <w:proofErr w:type="spellEnd"/>
      <w:r>
        <w:rPr>
          <w:rtl/>
        </w:rPr>
        <w:t xml:space="preserve"> פופולריות:</w:t>
      </w:r>
    </w:p>
    <w:p w14:paraId="5BEF80DB" w14:textId="77777777" w:rsidR="007944D0" w:rsidRDefault="009346BC" w:rsidP="007944D0">
      <w:pPr>
        <w:numPr>
          <w:ilvl w:val="0"/>
          <w:numId w:val="16"/>
        </w:numPr>
      </w:pPr>
      <w:proofErr w:type="spellStart"/>
      <w:r>
        <w:rPr>
          <w:b/>
          <w:bCs/>
          <w:rtl/>
        </w:rPr>
        <w:t>SqlClientInstrumentation</w:t>
      </w:r>
      <w:proofErr w:type="spellEnd"/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8525"/>
      </w:tblGrid>
      <w:tr w:rsidR="003C5B8A" w14:paraId="7D5D92DC" w14:textId="77777777" w:rsidTr="00D05AAC">
        <w:tc>
          <w:tcPr>
            <w:tcW w:w="9245" w:type="dxa"/>
          </w:tcPr>
          <w:p w14:paraId="0E2F33DE" w14:textId="77777777" w:rsidR="00D05AAC" w:rsidRPr="00D05AAC" w:rsidRDefault="009346BC" w:rsidP="00D05AAC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D05A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proofErr w:type="spellStart"/>
            <w:r w:rsidRPr="00D05A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AddSqlClientInstrumentation</w:t>
            </w:r>
            <w:proofErr w:type="spellEnd"/>
            <w:proofErr w:type="gramEnd"/>
            <w:r w:rsidRPr="00D05A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D05A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options</w:t>
            </w:r>
            <w:r w:rsidRPr="00D05A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=&gt; </w:t>
            </w:r>
          </w:p>
          <w:p w14:paraId="43E58B1D" w14:textId="77777777" w:rsidR="00D05AAC" w:rsidRPr="00D05AAC" w:rsidRDefault="009346BC" w:rsidP="00D05AAC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05A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14:paraId="5816AB9B" w14:textId="77777777" w:rsidR="00D05AAC" w:rsidRPr="00D05AAC" w:rsidRDefault="009346BC" w:rsidP="00D05AAC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05A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D05A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options.SetDbStatementForText</w:t>
            </w:r>
            <w:proofErr w:type="spellEnd"/>
            <w:proofErr w:type="gramEnd"/>
            <w:r w:rsidRPr="00D05A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true</w:t>
            </w:r>
            <w:r w:rsidRPr="00D05AA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; // Include the SQL in the trace, use with caution</w:t>
            </w:r>
          </w:p>
          <w:p w14:paraId="78C22B80" w14:textId="77777777" w:rsidR="00D05AAC" w:rsidRPr="00D05AAC" w:rsidRDefault="009346BC" w:rsidP="00D05AAC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05A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// Additional settings</w:t>
            </w:r>
          </w:p>
          <w:p w14:paraId="4C0BD7AB" w14:textId="77777777" w:rsidR="00D05AAC" w:rsidRPr="00D05AAC" w:rsidRDefault="009346BC" w:rsidP="00D05AAC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05A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})</w:t>
            </w:r>
          </w:p>
        </w:tc>
      </w:tr>
    </w:tbl>
    <w:p w14:paraId="09D7F6AA" w14:textId="77777777" w:rsidR="00D05AAC" w:rsidRDefault="00D05AAC" w:rsidP="00D05AAC">
      <w:pPr>
        <w:ind w:left="720"/>
      </w:pPr>
    </w:p>
    <w:p w14:paraId="3D1E8B3C" w14:textId="77777777" w:rsidR="007A1DBB" w:rsidRDefault="009346BC" w:rsidP="0022354B">
      <w:pPr>
        <w:numPr>
          <w:ilvl w:val="0"/>
          <w:numId w:val="16"/>
        </w:numPr>
        <w:spacing w:line="360" w:lineRule="auto"/>
      </w:pPr>
      <w:proofErr w:type="spellStart"/>
      <w:r>
        <w:rPr>
          <w:b/>
          <w:bCs/>
          <w:rtl/>
        </w:rPr>
        <w:t>Grpc.Net.Client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525"/>
      </w:tblGrid>
      <w:tr w:rsidR="003C5B8A" w14:paraId="6D5F2AFB" w14:textId="77777777" w:rsidTr="007A1DBB">
        <w:tc>
          <w:tcPr>
            <w:tcW w:w="9245" w:type="dxa"/>
          </w:tcPr>
          <w:p w14:paraId="57D04E78" w14:textId="77777777" w:rsidR="007A1DBB" w:rsidRPr="007E0D1A" w:rsidRDefault="009346BC" w:rsidP="0022354B">
            <w:pPr>
              <w:shd w:val="clear" w:color="auto" w:fill="1E1E1E"/>
              <w:bidi w:val="0"/>
              <w:spacing w:line="360" w:lineRule="auto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E0D1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7E0D1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proofErr w:type="spellStart"/>
            <w:r w:rsidRPr="007E0D1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AddGrpcClientInstrumentation</w:t>
            </w:r>
            <w:proofErr w:type="spellEnd"/>
            <w:proofErr w:type="gramEnd"/>
            <w:r w:rsidRPr="007E0D1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</w:t>
            </w:r>
          </w:p>
        </w:tc>
      </w:tr>
    </w:tbl>
    <w:p w14:paraId="7700D3C5" w14:textId="77777777" w:rsidR="0022354B" w:rsidRPr="0022354B" w:rsidRDefault="0022354B" w:rsidP="0022354B">
      <w:pPr>
        <w:spacing w:line="360" w:lineRule="auto"/>
        <w:ind w:left="720"/>
      </w:pPr>
    </w:p>
    <w:p w14:paraId="75C91EAE" w14:textId="77777777" w:rsidR="007A1DBB" w:rsidRDefault="009346BC" w:rsidP="0022354B">
      <w:pPr>
        <w:numPr>
          <w:ilvl w:val="0"/>
          <w:numId w:val="16"/>
        </w:numPr>
        <w:spacing w:line="360" w:lineRule="auto"/>
      </w:pPr>
      <w:r>
        <w:rPr>
          <w:b/>
          <w:bCs/>
          <w:rtl/>
        </w:rPr>
        <w:t>WCF</w:t>
      </w:r>
      <w:r>
        <w:rPr>
          <w:rtl/>
        </w:rPr>
        <w:t xml:space="preserve"> (אם משתמשים </w:t>
      </w:r>
      <w:proofErr w:type="spellStart"/>
      <w:r>
        <w:rPr>
          <w:rtl/>
        </w:rPr>
        <w:t>ב־WCF</w:t>
      </w:r>
      <w:proofErr w:type="spellEnd"/>
      <w:r>
        <w:rPr>
          <w:rtl/>
        </w:rPr>
        <w:t>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525"/>
      </w:tblGrid>
      <w:tr w:rsidR="003C5B8A" w14:paraId="1B1E410E" w14:textId="77777777" w:rsidTr="007E0D1A">
        <w:tc>
          <w:tcPr>
            <w:tcW w:w="9245" w:type="dxa"/>
          </w:tcPr>
          <w:p w14:paraId="3FAAEBA0" w14:textId="77777777" w:rsidR="007E0D1A" w:rsidRPr="00AC0ABE" w:rsidRDefault="009346BC" w:rsidP="0022354B">
            <w:pPr>
              <w:shd w:val="clear" w:color="auto" w:fill="1E1E1E"/>
              <w:bidi w:val="0"/>
              <w:spacing w:line="360" w:lineRule="auto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AC0AB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AC0AB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proofErr w:type="spellStart"/>
            <w:r w:rsidRPr="00AC0AB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AddWcfInstrumentation</w:t>
            </w:r>
            <w:proofErr w:type="spellEnd"/>
            <w:proofErr w:type="gramEnd"/>
            <w:r w:rsidRPr="00AC0AB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</w:t>
            </w:r>
          </w:p>
        </w:tc>
      </w:tr>
    </w:tbl>
    <w:p w14:paraId="72B26716" w14:textId="77777777" w:rsidR="0022354B" w:rsidRPr="0022354B" w:rsidRDefault="0022354B" w:rsidP="0022354B">
      <w:pPr>
        <w:spacing w:line="360" w:lineRule="auto"/>
        <w:ind w:left="720"/>
      </w:pPr>
    </w:p>
    <w:p w14:paraId="4129AF41" w14:textId="77777777" w:rsidR="007A1DBB" w:rsidRDefault="009346BC" w:rsidP="0022354B">
      <w:pPr>
        <w:numPr>
          <w:ilvl w:val="0"/>
          <w:numId w:val="16"/>
        </w:numPr>
        <w:spacing w:line="360" w:lineRule="auto"/>
      </w:pPr>
      <w:proofErr w:type="spellStart"/>
      <w:r>
        <w:rPr>
          <w:b/>
          <w:bCs/>
          <w:rtl/>
        </w:rPr>
        <w:t>MassTransit</w:t>
      </w:r>
      <w:proofErr w:type="spellEnd"/>
      <w:r>
        <w:rPr>
          <w:rtl/>
        </w:rPr>
        <w:t xml:space="preserve">, </w:t>
      </w:r>
      <w:proofErr w:type="spellStart"/>
      <w:r>
        <w:rPr>
          <w:b/>
          <w:bCs/>
          <w:rtl/>
        </w:rPr>
        <w:t>Redis</w:t>
      </w:r>
      <w:proofErr w:type="spellEnd"/>
      <w:r>
        <w:rPr>
          <w:rtl/>
        </w:rPr>
        <w:t xml:space="preserve"> וכד’ – יש </w:t>
      </w:r>
      <w:proofErr w:type="spellStart"/>
      <w:r>
        <w:rPr>
          <w:rtl/>
        </w:rPr>
        <w:t>אינסטרומנטציות</w:t>
      </w:r>
      <w:proofErr w:type="spellEnd"/>
      <w:r>
        <w:rPr>
          <w:rtl/>
        </w:rPr>
        <w:t xml:space="preserve"> צד שלישי נוספות (בעיקר בקוד פתוח).</w:t>
      </w:r>
    </w:p>
    <w:p w14:paraId="7735189E" w14:textId="77777777" w:rsidR="00AC0ABE" w:rsidRDefault="009346BC">
      <w:pPr>
        <w:bidi w:val="0"/>
        <w:rPr>
          <w:b/>
          <w:bCs/>
          <w:rtl/>
        </w:rPr>
      </w:pPr>
      <w:r>
        <w:rPr>
          <w:b/>
          <w:bCs/>
          <w:rtl/>
        </w:rPr>
        <w:br w:type="page"/>
      </w:r>
    </w:p>
    <w:p w14:paraId="4AFE5497" w14:textId="77777777" w:rsidR="00E04237" w:rsidRDefault="009346BC" w:rsidP="0061298A">
      <w:pPr>
        <w:pStyle w:val="Heading2"/>
        <w:spacing w:line="360" w:lineRule="auto"/>
      </w:pPr>
      <w:bookmarkStart w:id="77" w:name="_Toc187864964"/>
      <w:r>
        <w:rPr>
          <w:rtl/>
        </w:rPr>
        <w:lastRenderedPageBreak/>
        <w:t xml:space="preserve">הגדרת </w:t>
      </w:r>
      <w:proofErr w:type="spellStart"/>
      <w:r>
        <w:rPr>
          <w:rtl/>
        </w:rPr>
        <w:t>Metrics</w:t>
      </w:r>
      <w:bookmarkEnd w:id="77"/>
      <w:proofErr w:type="spellEnd"/>
    </w:p>
    <w:p w14:paraId="1A0013FA" w14:textId="77777777" w:rsidR="00E04237" w:rsidRDefault="009346BC" w:rsidP="0061298A">
      <w:pPr>
        <w:spacing w:line="360" w:lineRule="auto"/>
      </w:pPr>
      <w:r>
        <w:rPr>
          <w:rtl/>
        </w:rPr>
        <w:t xml:space="preserve">מעבר </w:t>
      </w:r>
      <w:proofErr w:type="spellStart"/>
      <w:r>
        <w:rPr>
          <w:rtl/>
        </w:rPr>
        <w:t>לטראייסים</w:t>
      </w:r>
      <w:proofErr w:type="spellEnd"/>
      <w:r>
        <w:rPr>
          <w:rtl/>
        </w:rPr>
        <w:t>, ניתן לאסוף גם מדדים (</w:t>
      </w:r>
      <w:proofErr w:type="spellStart"/>
      <w:r>
        <w:rPr>
          <w:rtl/>
        </w:rPr>
        <w:t>Metrics</w:t>
      </w:r>
      <w:proofErr w:type="spellEnd"/>
      <w:r>
        <w:rPr>
          <w:rtl/>
        </w:rPr>
        <w:t>).</w:t>
      </w:r>
      <w:r>
        <w:br/>
      </w:r>
      <w:r>
        <w:rPr>
          <w:rtl/>
        </w:rPr>
        <w:t>דוגמה קונסול בסיסית:</w:t>
      </w:r>
    </w:p>
    <w:tbl>
      <w:tblPr>
        <w:tblStyle w:val="TableGrid"/>
        <w:bidiVisual/>
        <w:tblW w:w="0" w:type="auto"/>
        <w:tblInd w:w="-533" w:type="dxa"/>
        <w:tblLook w:val="04A0" w:firstRow="1" w:lastRow="0" w:firstColumn="1" w:lastColumn="0" w:noHBand="0" w:noVBand="1"/>
      </w:tblPr>
      <w:tblGrid>
        <w:gridCol w:w="9778"/>
      </w:tblGrid>
      <w:tr w:rsidR="003C5B8A" w14:paraId="35B683A2" w14:textId="77777777" w:rsidTr="00483077">
        <w:tc>
          <w:tcPr>
            <w:tcW w:w="9778" w:type="dxa"/>
          </w:tcPr>
          <w:p w14:paraId="100B1F9C" w14:textId="77777777" w:rsidR="00483077" w:rsidRPr="00483077" w:rsidRDefault="009346BC" w:rsidP="0048307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48307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using</w:t>
            </w: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System.Diagnostics.Metrics</w:t>
            </w:r>
            <w:proofErr w:type="spellEnd"/>
            <w:proofErr w:type="gramEnd"/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15C86995" w14:textId="77777777" w:rsidR="00483077" w:rsidRPr="00483077" w:rsidRDefault="009346BC" w:rsidP="0048307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48307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using</w:t>
            </w: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OpenTelemetry</w:t>
            </w:r>
            <w:proofErr w:type="spellEnd"/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  <w:proofErr w:type="gramEnd"/>
          </w:p>
          <w:p w14:paraId="44873EAA" w14:textId="77777777" w:rsidR="00483077" w:rsidRPr="00483077" w:rsidRDefault="009346BC" w:rsidP="0048307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48307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using</w:t>
            </w: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OpenTelemetry.</w:t>
            </w:r>
            <w:proofErr w:type="gramStart"/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Metrics</w:t>
            </w:r>
            <w:proofErr w:type="spellEnd"/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  <w:proofErr w:type="gramEnd"/>
          </w:p>
          <w:p w14:paraId="137BC8D1" w14:textId="77777777" w:rsidR="00483077" w:rsidRPr="00483077" w:rsidRDefault="009346BC" w:rsidP="0048307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48307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using</w:t>
            </w: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OpenTelemetry.</w:t>
            </w:r>
            <w:proofErr w:type="gramStart"/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Resources</w:t>
            </w:r>
            <w:proofErr w:type="spellEnd"/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  <w:proofErr w:type="gramEnd"/>
          </w:p>
          <w:p w14:paraId="0ED3B13A" w14:textId="77777777" w:rsidR="00483077" w:rsidRPr="00483077" w:rsidRDefault="00483077" w:rsidP="0048307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14:paraId="6A42B37E" w14:textId="77777777" w:rsidR="00483077" w:rsidRPr="00483077" w:rsidRDefault="009346BC" w:rsidP="0048307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48307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class</w:t>
            </w: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483077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Program</w:t>
            </w:r>
          </w:p>
          <w:p w14:paraId="1BECD62C" w14:textId="77777777" w:rsidR="00483077" w:rsidRPr="00483077" w:rsidRDefault="009346BC" w:rsidP="0048307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14:paraId="67E110F3" w14:textId="77777777" w:rsidR="00483077" w:rsidRPr="00483077" w:rsidRDefault="009346BC" w:rsidP="0048307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48307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static</w:t>
            </w: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48307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void</w:t>
            </w: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483077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Main</w:t>
            </w: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gramStart"/>
            <w:r w:rsidRPr="0048307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string</w:t>
            </w: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</w:t>
            </w:r>
            <w:proofErr w:type="gramEnd"/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] </w:t>
            </w:r>
            <w:proofErr w:type="spellStart"/>
            <w:r w:rsidRPr="00483077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args</w:t>
            </w:r>
            <w:proofErr w:type="spellEnd"/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14:paraId="4054389B" w14:textId="77777777" w:rsidR="00483077" w:rsidRPr="00483077" w:rsidRDefault="009346BC" w:rsidP="0048307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{</w:t>
            </w:r>
          </w:p>
          <w:p w14:paraId="7A0C7596" w14:textId="77777777" w:rsidR="00483077" w:rsidRPr="00483077" w:rsidRDefault="009346BC" w:rsidP="0048307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483077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 Creating a Meter (metrics)</w:t>
            </w:r>
          </w:p>
          <w:p w14:paraId="4B07EF2E" w14:textId="77777777" w:rsidR="00483077" w:rsidRPr="00483077" w:rsidRDefault="009346BC" w:rsidP="0048307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48307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</w:t>
            </w: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483077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meter</w:t>
            </w: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48307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483077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Meter</w:t>
            </w: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48307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48307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MyMetrics</w:t>
            </w:r>
            <w:proofErr w:type="spellEnd"/>
            <w:r w:rsidRPr="0048307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gramStart"/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  <w:proofErr w:type="gramEnd"/>
          </w:p>
          <w:p w14:paraId="0A6FA2F0" w14:textId="77777777" w:rsidR="00483077" w:rsidRPr="00483077" w:rsidRDefault="009346BC" w:rsidP="0048307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48307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</w:t>
            </w: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483077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counter</w:t>
            </w: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483077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meter</w:t>
            </w: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483077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CreateCounter</w:t>
            </w:r>
            <w:proofErr w:type="spellEnd"/>
            <w:proofErr w:type="gramEnd"/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&lt;</w:t>
            </w:r>
            <w:r w:rsidRPr="0048307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long</w:t>
            </w: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&gt;(</w:t>
            </w:r>
            <w:r w:rsidRPr="0048307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48307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items_processed</w:t>
            </w:r>
            <w:proofErr w:type="spellEnd"/>
            <w:r w:rsidRPr="0048307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14:paraId="77CA81E3" w14:textId="77777777" w:rsidR="00483077" w:rsidRPr="00483077" w:rsidRDefault="00483077" w:rsidP="0048307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14:paraId="2EE5E437" w14:textId="77777777" w:rsidR="00483077" w:rsidRPr="00483077" w:rsidRDefault="009346BC" w:rsidP="0048307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483077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// </w:t>
            </w:r>
            <w:proofErr w:type="spellStart"/>
            <w:r w:rsidRPr="00483077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MeterProvider</w:t>
            </w:r>
            <w:proofErr w:type="spellEnd"/>
          </w:p>
          <w:p w14:paraId="4470EA79" w14:textId="77777777" w:rsidR="00483077" w:rsidRPr="00483077" w:rsidRDefault="009346BC" w:rsidP="0048307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483077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using</w:t>
            </w: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48307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</w:t>
            </w: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483077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meterProvider</w:t>
            </w:r>
            <w:proofErr w:type="spellEnd"/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proofErr w:type="spellStart"/>
            <w:r w:rsidRPr="00483077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Sdk</w:t>
            </w: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483077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CreateMeterProviderBuilder</w:t>
            </w:r>
            <w:proofErr w:type="spellEnd"/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</w:t>
            </w:r>
          </w:p>
          <w:p w14:paraId="3ADFEB4A" w14:textId="77777777" w:rsidR="00483077" w:rsidRPr="00483077" w:rsidRDefault="009346BC" w:rsidP="0048307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proofErr w:type="gramStart"/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483077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SetResourceBuilder</w:t>
            </w:r>
            <w:proofErr w:type="gramEnd"/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483077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ResourceBuilder</w:t>
            </w: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483077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CreateDefault</w:t>
            </w: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().</w:t>
            </w:r>
            <w:r w:rsidRPr="00483077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AddService</w:t>
            </w: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48307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"MyMetricsService"</w:t>
            </w: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))</w:t>
            </w:r>
          </w:p>
          <w:p w14:paraId="3B524CBA" w14:textId="77777777" w:rsidR="00483077" w:rsidRDefault="009346BC" w:rsidP="0048307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proofErr w:type="gramStart"/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proofErr w:type="spellStart"/>
            <w:r w:rsidRPr="00483077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AddMeter</w:t>
            </w:r>
            <w:proofErr w:type="spellEnd"/>
            <w:proofErr w:type="gramEnd"/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48307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48307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MyMetrics</w:t>
            </w:r>
            <w:proofErr w:type="spellEnd"/>
            <w:r w:rsidRPr="0048307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 </w:t>
            </w:r>
            <w:r w:rsidRPr="00483077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 Register the Meter</w:t>
            </w:r>
          </w:p>
          <w:p w14:paraId="5F56430D" w14:textId="77777777" w:rsidR="001835D4" w:rsidRDefault="009346BC" w:rsidP="0048307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</w:pPr>
            <w:r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           </w:t>
            </w:r>
          </w:p>
          <w:p w14:paraId="0B572E81" w14:textId="77777777" w:rsidR="00483077" w:rsidRPr="00483077" w:rsidRDefault="009346BC" w:rsidP="001835D4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           </w:t>
            </w:r>
            <w:r w:rsidRPr="00483077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 For debugging only; not recommended for production</w:t>
            </w:r>
          </w:p>
          <w:p w14:paraId="2A9FCA1B" w14:textId="77777777" w:rsidR="00483077" w:rsidRPr="00483077" w:rsidRDefault="009346BC" w:rsidP="0048307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proofErr w:type="gramStart"/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proofErr w:type="spellStart"/>
            <w:r w:rsidRPr="00483077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AddConsoleExporter</w:t>
            </w:r>
            <w:proofErr w:type="spellEnd"/>
            <w:proofErr w:type="gramEnd"/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()   </w:t>
            </w:r>
          </w:p>
          <w:p w14:paraId="4F192CF9" w14:textId="77777777" w:rsidR="00483077" w:rsidRPr="00483077" w:rsidRDefault="009346BC" w:rsidP="0048307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proofErr w:type="gramStart"/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483077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Build</w:t>
            </w:r>
            <w:proofErr w:type="gramEnd"/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();</w:t>
            </w:r>
          </w:p>
          <w:p w14:paraId="13DF2B05" w14:textId="77777777" w:rsidR="00483077" w:rsidRPr="00483077" w:rsidRDefault="00483077" w:rsidP="0048307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14:paraId="73821B22" w14:textId="77777777" w:rsidR="00483077" w:rsidRPr="00483077" w:rsidRDefault="009346BC" w:rsidP="0048307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483077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 Using the metric</w:t>
            </w:r>
          </w:p>
          <w:p w14:paraId="6157C9A8" w14:textId="77777777" w:rsidR="00483077" w:rsidRPr="00483077" w:rsidRDefault="009346BC" w:rsidP="0048307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483077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for</w:t>
            </w: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gramEnd"/>
            <w:r w:rsidRPr="0048307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int</w:t>
            </w: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483077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</w:t>
            </w:r>
            <w:proofErr w:type="spellEnd"/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483077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; </w:t>
            </w:r>
            <w:proofErr w:type="spellStart"/>
            <w:r w:rsidRPr="00483077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</w:t>
            </w:r>
            <w:proofErr w:type="spellEnd"/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&lt; </w:t>
            </w:r>
            <w:r w:rsidRPr="00483077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</w:t>
            </w: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; </w:t>
            </w:r>
            <w:proofErr w:type="spellStart"/>
            <w:r w:rsidRPr="00483077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</w:t>
            </w:r>
            <w:proofErr w:type="spellEnd"/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++)</w:t>
            </w:r>
          </w:p>
          <w:p w14:paraId="7FE017DB" w14:textId="77777777" w:rsidR="00483077" w:rsidRPr="00483077" w:rsidRDefault="009346BC" w:rsidP="0048307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{</w:t>
            </w:r>
          </w:p>
          <w:p w14:paraId="530026FE" w14:textId="77777777" w:rsidR="00483077" w:rsidRPr="00483077" w:rsidRDefault="009346BC" w:rsidP="0048307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483077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counter</w:t>
            </w: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483077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</w:t>
            </w:r>
            <w:proofErr w:type="spellEnd"/>
            <w:proofErr w:type="gramEnd"/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483077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14:paraId="47E4B09F" w14:textId="77777777" w:rsidR="00483077" w:rsidRPr="00483077" w:rsidRDefault="009346BC" w:rsidP="0048307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proofErr w:type="spellStart"/>
            <w:r w:rsidRPr="00483077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Console</w:t>
            </w: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483077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WriteLine</w:t>
            </w:r>
            <w:proofErr w:type="spellEnd"/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48307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"Processed one item..."</w:t>
            </w:r>
            <w:proofErr w:type="gramStart"/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  <w:proofErr w:type="gramEnd"/>
          </w:p>
          <w:p w14:paraId="2B588F24" w14:textId="77777777" w:rsidR="00483077" w:rsidRPr="00483077" w:rsidRDefault="009346BC" w:rsidP="0048307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  <w:p w14:paraId="7F782793" w14:textId="77777777" w:rsidR="00483077" w:rsidRPr="00483077" w:rsidRDefault="009346BC" w:rsidP="0048307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14:paraId="3F9327E4" w14:textId="77777777" w:rsidR="00483077" w:rsidRPr="00483077" w:rsidRDefault="009346BC" w:rsidP="0048307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48307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14:paraId="0B6E287A" w14:textId="77777777" w:rsidR="00483077" w:rsidRPr="00483077" w:rsidRDefault="00483077" w:rsidP="0048307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14:paraId="1C139136" w14:textId="77777777" w:rsidR="00483077" w:rsidRDefault="00483077" w:rsidP="00483077">
            <w:pPr>
              <w:bidi w:val="0"/>
              <w:rPr>
                <w:b/>
                <w:bCs/>
              </w:rPr>
            </w:pPr>
          </w:p>
        </w:tc>
      </w:tr>
    </w:tbl>
    <w:p w14:paraId="35E4AE7A" w14:textId="77777777" w:rsidR="002B323A" w:rsidRDefault="002B323A" w:rsidP="002B323A">
      <w:pPr>
        <w:rPr>
          <w:rtl/>
        </w:rPr>
      </w:pPr>
    </w:p>
    <w:p w14:paraId="210642E2" w14:textId="77777777" w:rsidR="00755FD2" w:rsidRDefault="009346BC" w:rsidP="000647E1">
      <w:pPr>
        <w:spacing w:line="360" w:lineRule="auto"/>
        <w:rPr>
          <w:rtl/>
        </w:rPr>
      </w:pPr>
      <w:r>
        <w:rPr>
          <w:rtl/>
        </w:rPr>
        <w:t xml:space="preserve">במצב </w:t>
      </w:r>
      <w:r w:rsidR="00B94B49">
        <w:rPr>
          <w:rFonts w:hint="cs"/>
          <w:rtl/>
        </w:rPr>
        <w:t xml:space="preserve">ייצור </w:t>
      </w:r>
      <w:r>
        <w:rPr>
          <w:rtl/>
        </w:rPr>
        <w:t xml:space="preserve"> לרוב משתמשים </w:t>
      </w:r>
      <w:proofErr w:type="spellStart"/>
      <w:r w:rsidRPr="002B323A">
        <w:rPr>
          <w:rtl/>
        </w:rPr>
        <w:t>ב־Prometheus</w:t>
      </w:r>
      <w:proofErr w:type="spellEnd"/>
      <w:r>
        <w:rPr>
          <w:rtl/>
        </w:rPr>
        <w:t xml:space="preserve"> לאיסוף מדדים, או שולחים אותם דרך </w:t>
      </w:r>
      <w:r w:rsidRPr="002B323A">
        <w:rPr>
          <w:rtl/>
        </w:rPr>
        <w:t>OTLP</w:t>
      </w:r>
      <w:r>
        <w:rPr>
          <w:rtl/>
        </w:rPr>
        <w:t xml:space="preserve"> לשרת המרכזי (</w:t>
      </w:r>
      <w:proofErr w:type="spellStart"/>
      <w:r>
        <w:rPr>
          <w:rtl/>
        </w:rPr>
        <w:t>Grafana</w:t>
      </w:r>
      <w:proofErr w:type="spellEnd"/>
      <w:r>
        <w:rPr>
          <w:rtl/>
        </w:rPr>
        <w:t xml:space="preserve">, </w:t>
      </w:r>
      <w:proofErr w:type="spellStart"/>
      <w:r>
        <w:rPr>
          <w:rtl/>
        </w:rPr>
        <w:t>Datadog</w:t>
      </w:r>
      <w:proofErr w:type="spellEnd"/>
      <w:r>
        <w:rPr>
          <w:rtl/>
        </w:rPr>
        <w:t xml:space="preserve"> וכו’).</w:t>
      </w:r>
    </w:p>
    <w:p w14:paraId="0840934C" w14:textId="77777777" w:rsidR="00755FD2" w:rsidRDefault="009346BC">
      <w:pPr>
        <w:bidi w:val="0"/>
        <w:rPr>
          <w:rtl/>
        </w:rPr>
      </w:pPr>
      <w:r>
        <w:rPr>
          <w:rtl/>
        </w:rPr>
        <w:br w:type="page"/>
      </w:r>
    </w:p>
    <w:p w14:paraId="305F911E" w14:textId="77777777" w:rsidR="002B323A" w:rsidRPr="00755FD2" w:rsidRDefault="009346BC" w:rsidP="002B323A">
      <w:pPr>
        <w:rPr>
          <w:b/>
          <w:bCs/>
          <w:rtl/>
        </w:rPr>
      </w:pPr>
      <w:r w:rsidRPr="00755FD2">
        <w:rPr>
          <w:rFonts w:hint="cs"/>
          <w:b/>
          <w:bCs/>
          <w:rtl/>
        </w:rPr>
        <w:lastRenderedPageBreak/>
        <w:t xml:space="preserve">דוגמא </w:t>
      </w:r>
      <w:r w:rsidRPr="00755FD2">
        <w:rPr>
          <w:b/>
          <w:bCs/>
          <w:rtl/>
        </w:rPr>
        <w:t xml:space="preserve"> </w:t>
      </w:r>
      <w:r w:rsidRPr="00755FD2">
        <w:rPr>
          <w:rFonts w:hint="cs"/>
          <w:b/>
          <w:bCs/>
          <w:rtl/>
        </w:rPr>
        <w:t>ל</w:t>
      </w:r>
      <w:r w:rsidRPr="00755FD2">
        <w:rPr>
          <w:b/>
          <w:bCs/>
          <w:rtl/>
        </w:rPr>
        <w:t xml:space="preserve">הגדרת </w:t>
      </w:r>
      <w:proofErr w:type="spellStart"/>
      <w:r w:rsidRPr="00755FD2">
        <w:rPr>
          <w:b/>
          <w:bCs/>
          <w:rtl/>
        </w:rPr>
        <w:t>Prometheus</w:t>
      </w:r>
      <w:proofErr w:type="spellEnd"/>
      <w:r w:rsidRPr="00755FD2">
        <w:rPr>
          <w:b/>
          <w:bCs/>
          <w:rtl/>
        </w:rPr>
        <w:t xml:space="preserve"> </w:t>
      </w:r>
      <w:proofErr w:type="spellStart"/>
      <w:r w:rsidRPr="00755FD2">
        <w:rPr>
          <w:b/>
          <w:bCs/>
          <w:rtl/>
        </w:rPr>
        <w:t>Exporter</w:t>
      </w:r>
      <w:proofErr w:type="spellEnd"/>
      <w:r w:rsidRPr="00755FD2">
        <w:rPr>
          <w:b/>
          <w:bCs/>
          <w:rtl/>
        </w:rPr>
        <w:t xml:space="preserve"> ב־.NET: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245"/>
      </w:tblGrid>
      <w:tr w:rsidR="003C5B8A" w14:paraId="139ED27D" w14:textId="77777777" w:rsidTr="00B94B49">
        <w:tc>
          <w:tcPr>
            <w:tcW w:w="9245" w:type="dxa"/>
          </w:tcPr>
          <w:p w14:paraId="5D4F02D0" w14:textId="77777777" w:rsidR="00B94B49" w:rsidRPr="00B94B49" w:rsidRDefault="009346BC" w:rsidP="00B94B49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94B4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using</w:t>
            </w:r>
            <w:r w:rsidRPr="00B94B4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B94B4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OpenTelemetry.</w:t>
            </w:r>
            <w:proofErr w:type="gramStart"/>
            <w:r w:rsidRPr="00B94B4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Metrics</w:t>
            </w:r>
            <w:proofErr w:type="spellEnd"/>
            <w:r w:rsidRPr="00B94B4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  <w:proofErr w:type="gramEnd"/>
          </w:p>
          <w:p w14:paraId="3B2BDA60" w14:textId="77777777" w:rsidR="00B94B49" w:rsidRPr="00B94B49" w:rsidRDefault="009346BC" w:rsidP="00B94B49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94B4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using</w:t>
            </w:r>
            <w:r w:rsidRPr="00B94B4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B94B4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OpenTelemetry.</w:t>
            </w:r>
            <w:proofErr w:type="gramStart"/>
            <w:r w:rsidRPr="00B94B4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Resources</w:t>
            </w:r>
            <w:proofErr w:type="spellEnd"/>
            <w:r w:rsidRPr="00B94B4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  <w:proofErr w:type="gramEnd"/>
          </w:p>
          <w:p w14:paraId="1C657589" w14:textId="77777777" w:rsidR="00B94B49" w:rsidRPr="00B94B49" w:rsidRDefault="00B94B49" w:rsidP="00B94B49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14:paraId="7B5AC861" w14:textId="77777777" w:rsidR="00B94B49" w:rsidRPr="00B94B49" w:rsidRDefault="009346BC" w:rsidP="00B94B49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94B4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</w:t>
            </w:r>
            <w:r w:rsidRPr="00B94B4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B94B49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builder</w:t>
            </w:r>
            <w:r w:rsidRPr="00B94B4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proofErr w:type="spellStart"/>
            <w:r w:rsidRPr="00B94B49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WebApplication</w:t>
            </w:r>
            <w:r w:rsidRPr="00B94B4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B94B49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CreateBuilder</w:t>
            </w:r>
            <w:proofErr w:type="spellEnd"/>
            <w:r w:rsidRPr="00B94B4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spellStart"/>
            <w:r w:rsidRPr="00B94B49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args</w:t>
            </w:r>
            <w:proofErr w:type="spellEnd"/>
            <w:proofErr w:type="gramStart"/>
            <w:r w:rsidRPr="00B94B4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  <w:proofErr w:type="gramEnd"/>
          </w:p>
          <w:p w14:paraId="64C6399B" w14:textId="77777777" w:rsidR="00B94B49" w:rsidRPr="00B94B49" w:rsidRDefault="00B94B49" w:rsidP="00B94B49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14:paraId="239CDFA1" w14:textId="77777777" w:rsidR="00B94B49" w:rsidRPr="00B94B49" w:rsidRDefault="009346BC" w:rsidP="00B94B49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spellStart"/>
            <w:proofErr w:type="gramStart"/>
            <w:r w:rsidRPr="00B94B49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builder</w:t>
            </w:r>
            <w:r w:rsidRPr="00B94B4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B94B49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Services</w:t>
            </w:r>
            <w:r w:rsidRPr="00B94B4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B94B49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AddOpenTelemetryMetrics</w:t>
            </w:r>
            <w:proofErr w:type="spellEnd"/>
            <w:proofErr w:type="gramEnd"/>
            <w:r w:rsidRPr="00B94B4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spellStart"/>
            <w:r w:rsidRPr="00B94B49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otelBuilder</w:t>
            </w:r>
            <w:proofErr w:type="spellEnd"/>
            <w:r w:rsidRPr="00B94B4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=&gt;</w:t>
            </w:r>
          </w:p>
          <w:p w14:paraId="543BE1AE" w14:textId="77777777" w:rsidR="00B94B49" w:rsidRPr="00B94B49" w:rsidRDefault="009346BC" w:rsidP="00B94B49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94B4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14:paraId="184DA0E9" w14:textId="77777777" w:rsidR="00B94B49" w:rsidRPr="00B94B49" w:rsidRDefault="009346BC" w:rsidP="00B94B49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94B4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spellStart"/>
            <w:r w:rsidRPr="00B94B49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otelBuilder</w:t>
            </w:r>
            <w:proofErr w:type="spellEnd"/>
          </w:p>
          <w:p w14:paraId="7522D62B" w14:textId="77777777" w:rsidR="00B94B49" w:rsidRPr="00B94B49" w:rsidRDefault="009346BC" w:rsidP="00B94B49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94B4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B94B4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proofErr w:type="spellStart"/>
            <w:r w:rsidRPr="00B94B49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SetResourceBuilder</w:t>
            </w:r>
            <w:proofErr w:type="spellEnd"/>
            <w:proofErr w:type="gramEnd"/>
            <w:r w:rsidRPr="00B94B4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</w:p>
          <w:p w14:paraId="547F336B" w14:textId="77777777" w:rsidR="00B94B49" w:rsidRPr="00B94B49" w:rsidRDefault="009346BC" w:rsidP="00B94B49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94B4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B94B49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ResourceBuilder</w:t>
            </w:r>
            <w:r w:rsidRPr="00B94B4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B94B49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CreateDefault</w:t>
            </w:r>
            <w:r w:rsidRPr="00B94B4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gramStart"/>
            <w:r w:rsidRPr="00B94B4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</w:t>
            </w:r>
            <w:r w:rsidRPr="00B94B49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AddService</w:t>
            </w:r>
            <w:proofErr w:type="gramEnd"/>
            <w:r w:rsidRPr="00B94B4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B94B4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"MyAspNetCoreMetricsService"</w:t>
            </w:r>
            <w:r w:rsidRPr="00B94B4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14:paraId="2EE47D31" w14:textId="77777777" w:rsidR="00B94B49" w:rsidRPr="00B94B49" w:rsidRDefault="009346BC" w:rsidP="00B94B49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94B4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)</w:t>
            </w:r>
          </w:p>
          <w:p w14:paraId="0EA39B2B" w14:textId="77777777" w:rsidR="00B94B49" w:rsidRPr="00B94B49" w:rsidRDefault="009346BC" w:rsidP="00B94B49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94B4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B94B4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proofErr w:type="spellStart"/>
            <w:r w:rsidRPr="00B94B49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AddAspNetCoreInstrumentation</w:t>
            </w:r>
            <w:proofErr w:type="spellEnd"/>
            <w:proofErr w:type="gramEnd"/>
            <w:r w:rsidRPr="00B94B4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</w:t>
            </w:r>
          </w:p>
          <w:p w14:paraId="35847658" w14:textId="77777777" w:rsidR="00B94B49" w:rsidRDefault="009346BC" w:rsidP="00B94B49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94B4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B94B4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proofErr w:type="spellStart"/>
            <w:r w:rsidRPr="00B94B49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AddHttpClientInstrumentation</w:t>
            </w:r>
            <w:proofErr w:type="spellEnd"/>
            <w:proofErr w:type="gramEnd"/>
            <w:r w:rsidRPr="00B94B4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</w:t>
            </w:r>
          </w:p>
          <w:p w14:paraId="35BCF0E0" w14:textId="77777777" w:rsidR="00B94B49" w:rsidRDefault="009346BC" w:rsidP="00B94B49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</w:pPr>
            <w:r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       </w:t>
            </w:r>
          </w:p>
          <w:p w14:paraId="2C719239" w14:textId="77777777" w:rsidR="00B94B49" w:rsidRPr="00B94B49" w:rsidRDefault="009346BC" w:rsidP="00B94B49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       </w:t>
            </w:r>
            <w:r w:rsidRPr="00B94B49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 Standard methods for runtime metrics</w:t>
            </w:r>
          </w:p>
          <w:p w14:paraId="1C036E2D" w14:textId="77777777" w:rsidR="00B94B49" w:rsidRPr="00B94B49" w:rsidRDefault="009346BC" w:rsidP="00B94B49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94B4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B94B4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proofErr w:type="spellStart"/>
            <w:r w:rsidRPr="00B94B49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AddRuntimeInstrumentation</w:t>
            </w:r>
            <w:proofErr w:type="spellEnd"/>
            <w:proofErr w:type="gramEnd"/>
            <w:r w:rsidRPr="00B94B4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()     </w:t>
            </w:r>
          </w:p>
          <w:p w14:paraId="4AA6632D" w14:textId="77777777" w:rsidR="00B94B49" w:rsidRPr="00B94B49" w:rsidRDefault="009346BC" w:rsidP="00B94B49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94B4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B94B4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proofErr w:type="spellStart"/>
            <w:r w:rsidRPr="00B94B49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AddPrometheusExporter</w:t>
            </w:r>
            <w:proofErr w:type="spellEnd"/>
            <w:proofErr w:type="gramEnd"/>
            <w:r w:rsidRPr="00B94B4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();</w:t>
            </w:r>
          </w:p>
          <w:p w14:paraId="6C37A357" w14:textId="77777777" w:rsidR="00B94B49" w:rsidRPr="00B94B49" w:rsidRDefault="009346BC" w:rsidP="00B94B49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94B4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});</w:t>
            </w:r>
          </w:p>
          <w:p w14:paraId="2D823352" w14:textId="77777777" w:rsidR="00B94B49" w:rsidRPr="00B94B49" w:rsidRDefault="00B94B49" w:rsidP="00B94B49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14:paraId="76F7AE39" w14:textId="77777777" w:rsidR="00B94B49" w:rsidRPr="00B94B49" w:rsidRDefault="009346BC" w:rsidP="00B94B49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94B4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</w:t>
            </w:r>
            <w:r w:rsidRPr="00B94B4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B94B49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app</w:t>
            </w:r>
            <w:r w:rsidRPr="00B94B4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B94B49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builder</w:t>
            </w:r>
            <w:r w:rsidRPr="00B94B4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B94B49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Build</w:t>
            </w:r>
            <w:proofErr w:type="spellEnd"/>
            <w:proofErr w:type="gramEnd"/>
            <w:r w:rsidRPr="00B94B4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();</w:t>
            </w:r>
          </w:p>
          <w:p w14:paraId="16E3ADF5" w14:textId="77777777" w:rsidR="00B94B49" w:rsidRPr="00B94B49" w:rsidRDefault="00B94B49" w:rsidP="00B94B49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14:paraId="37953D30" w14:textId="77777777" w:rsidR="00B94B49" w:rsidRPr="00B94B49" w:rsidRDefault="009346BC" w:rsidP="00B94B49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94B49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 The Prometheus exporter exposes an endpoint ("metrics") by default at /metrics.</w:t>
            </w:r>
          </w:p>
          <w:p w14:paraId="73592237" w14:textId="77777777" w:rsidR="00B94B49" w:rsidRPr="00B94B49" w:rsidRDefault="009346BC" w:rsidP="00B94B49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spellStart"/>
            <w:proofErr w:type="gramStart"/>
            <w:r w:rsidRPr="00B94B49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app</w:t>
            </w:r>
            <w:r w:rsidRPr="00B94B4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B94B49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UseOpenTelemetryPrometheusScrapingEndpoint</w:t>
            </w:r>
            <w:proofErr w:type="spellEnd"/>
            <w:proofErr w:type="gramEnd"/>
            <w:r w:rsidRPr="00B94B4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(); </w:t>
            </w:r>
          </w:p>
          <w:p w14:paraId="3D8298A2" w14:textId="77777777" w:rsidR="00B94B49" w:rsidRPr="00B94B49" w:rsidRDefault="00B94B49" w:rsidP="00B94B49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14:paraId="5626540B" w14:textId="77777777" w:rsidR="00B94B49" w:rsidRPr="00B94B49" w:rsidRDefault="009346BC" w:rsidP="00B94B49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spellStart"/>
            <w:proofErr w:type="gramStart"/>
            <w:r w:rsidRPr="00B94B49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app</w:t>
            </w:r>
            <w:r w:rsidRPr="00B94B4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B94B49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Run</w:t>
            </w:r>
            <w:proofErr w:type="spellEnd"/>
            <w:proofErr w:type="gramEnd"/>
            <w:r w:rsidRPr="00B94B4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();</w:t>
            </w:r>
          </w:p>
          <w:p w14:paraId="177317FE" w14:textId="77777777" w:rsidR="00B94B49" w:rsidRPr="00B94B49" w:rsidRDefault="00B94B49" w:rsidP="00B94B49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14:paraId="356C37A0" w14:textId="77777777" w:rsidR="00B94B49" w:rsidRDefault="00B94B49" w:rsidP="00B94B49">
            <w:pPr>
              <w:bidi w:val="0"/>
            </w:pPr>
          </w:p>
        </w:tc>
      </w:tr>
    </w:tbl>
    <w:p w14:paraId="4EFDC553" w14:textId="77777777" w:rsidR="002B323A" w:rsidRDefault="002B323A" w:rsidP="002B323A"/>
    <w:p w14:paraId="7887D8AA" w14:textId="77777777" w:rsidR="00836509" w:rsidRDefault="009346BC">
      <w:pPr>
        <w:bidi w:val="0"/>
        <w:rPr>
          <w:b/>
          <w:bCs/>
          <w:rtl/>
        </w:rPr>
      </w:pPr>
      <w:r>
        <w:rPr>
          <w:b/>
          <w:bCs/>
          <w:rtl/>
        </w:rPr>
        <w:br w:type="page"/>
      </w:r>
    </w:p>
    <w:p w14:paraId="0E8FF7F5" w14:textId="77777777" w:rsidR="005F1183" w:rsidRDefault="009346BC" w:rsidP="000647E1">
      <w:pPr>
        <w:pStyle w:val="Heading2"/>
        <w:spacing w:line="360" w:lineRule="auto"/>
      </w:pPr>
      <w:bookmarkStart w:id="78" w:name="_Toc187864965"/>
      <w:r>
        <w:rPr>
          <w:rtl/>
        </w:rPr>
        <w:lastRenderedPageBreak/>
        <w:t xml:space="preserve">. הגדרת </w:t>
      </w:r>
      <w:proofErr w:type="spellStart"/>
      <w:r>
        <w:rPr>
          <w:rtl/>
        </w:rPr>
        <w:t>Logs</w:t>
      </w:r>
      <w:bookmarkEnd w:id="78"/>
      <w:proofErr w:type="spellEnd"/>
    </w:p>
    <w:p w14:paraId="442831C5" w14:textId="77777777" w:rsidR="005F1183" w:rsidRDefault="009346BC" w:rsidP="000647E1">
      <w:pPr>
        <w:spacing w:line="360" w:lineRule="auto"/>
      </w:pPr>
      <w:proofErr w:type="spellStart"/>
      <w:r>
        <w:rPr>
          <w:rtl/>
        </w:rPr>
        <w:t>OpenTelemetry</w:t>
      </w:r>
      <w:proofErr w:type="spellEnd"/>
      <w:r>
        <w:rPr>
          <w:rtl/>
        </w:rPr>
        <w:t xml:space="preserve"> ב־.NET תומך גם בלוגים באמצעות </w:t>
      </w:r>
      <w:proofErr w:type="spellStart"/>
      <w:r>
        <w:rPr>
          <w:rtl/>
        </w:rPr>
        <w:t>OpenTelemetry.Logs</w:t>
      </w:r>
      <w:proofErr w:type="spellEnd"/>
      <w:r>
        <w:rPr>
          <w:rtl/>
        </w:rPr>
        <w:t xml:space="preserve">. אפשר לנצל זאת בשילוב עם </w:t>
      </w:r>
      <w:proofErr w:type="spellStart"/>
      <w:r>
        <w:rPr>
          <w:rtl/>
        </w:rPr>
        <w:t>ILogger</w:t>
      </w:r>
      <w:proofErr w:type="spellEnd"/>
      <w:r>
        <w:rPr>
          <w:rtl/>
        </w:rPr>
        <w:t xml:space="preserve"> מה־.NET </w:t>
      </w:r>
      <w:proofErr w:type="spellStart"/>
      <w:r>
        <w:rPr>
          <w:rtl/>
        </w:rPr>
        <w:t>Core</w:t>
      </w:r>
      <w:proofErr w:type="spellEnd"/>
      <w:r>
        <w:rPr>
          <w:rtl/>
        </w:rPr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245"/>
      </w:tblGrid>
      <w:tr w:rsidR="003C5B8A" w14:paraId="3C05212D" w14:textId="77777777" w:rsidTr="00A228F5">
        <w:tc>
          <w:tcPr>
            <w:tcW w:w="9245" w:type="dxa"/>
          </w:tcPr>
          <w:p w14:paraId="550A1C25" w14:textId="77777777" w:rsidR="00A228F5" w:rsidRPr="00A228F5" w:rsidRDefault="009346BC" w:rsidP="00A228F5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A228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using</w:t>
            </w:r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OpenTelemetry.</w:t>
            </w:r>
            <w:proofErr w:type="gramStart"/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Logs</w:t>
            </w:r>
            <w:proofErr w:type="spellEnd"/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  <w:proofErr w:type="gramEnd"/>
          </w:p>
          <w:p w14:paraId="7FE69F83" w14:textId="77777777" w:rsidR="00A228F5" w:rsidRPr="00A228F5" w:rsidRDefault="009346BC" w:rsidP="00A228F5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A228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using</w:t>
            </w:r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OpenTelemetry.</w:t>
            </w:r>
            <w:proofErr w:type="gramStart"/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Resources</w:t>
            </w:r>
            <w:proofErr w:type="spellEnd"/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  <w:proofErr w:type="gramEnd"/>
          </w:p>
          <w:p w14:paraId="4D827041" w14:textId="77777777" w:rsidR="00A228F5" w:rsidRPr="00A228F5" w:rsidRDefault="009346BC" w:rsidP="00A228F5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A228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using</w:t>
            </w:r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Microsoft.Extensions.Logging</w:t>
            </w:r>
            <w:proofErr w:type="spellEnd"/>
            <w:proofErr w:type="gramEnd"/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20195DA2" w14:textId="77777777" w:rsidR="00A228F5" w:rsidRPr="00A228F5" w:rsidRDefault="00A228F5" w:rsidP="00A228F5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14:paraId="0829D889" w14:textId="77777777" w:rsidR="00A228F5" w:rsidRPr="00A228F5" w:rsidRDefault="009346BC" w:rsidP="00A228F5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A228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</w:t>
            </w:r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A22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builder</w:t>
            </w:r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proofErr w:type="spellStart"/>
            <w:r w:rsidRPr="00A22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WebApplication</w:t>
            </w:r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A228F5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CreateBuilder</w:t>
            </w:r>
            <w:proofErr w:type="spellEnd"/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spellStart"/>
            <w:r w:rsidRPr="00A22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args</w:t>
            </w:r>
            <w:proofErr w:type="spellEnd"/>
            <w:proofErr w:type="gramStart"/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  <w:proofErr w:type="gramEnd"/>
          </w:p>
          <w:p w14:paraId="4864BA97" w14:textId="77777777" w:rsidR="00A228F5" w:rsidRPr="00A228F5" w:rsidRDefault="00A228F5" w:rsidP="00A228F5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14:paraId="5B56FCE2" w14:textId="77777777" w:rsidR="00A228F5" w:rsidRPr="00A228F5" w:rsidRDefault="009346BC" w:rsidP="00A228F5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A228F5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 Remove other providers</w:t>
            </w:r>
          </w:p>
          <w:p w14:paraId="333055A0" w14:textId="77777777" w:rsidR="00A228F5" w:rsidRPr="00A228F5" w:rsidRDefault="009346BC" w:rsidP="00A228F5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spellStart"/>
            <w:proofErr w:type="gramStart"/>
            <w:r w:rsidRPr="00A22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builder</w:t>
            </w:r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A22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Logging</w:t>
            </w:r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A228F5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ClearProviders</w:t>
            </w:r>
            <w:proofErr w:type="spellEnd"/>
            <w:proofErr w:type="gramEnd"/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();</w:t>
            </w:r>
          </w:p>
          <w:p w14:paraId="6051A7B3" w14:textId="77777777" w:rsidR="00A228F5" w:rsidRPr="00A228F5" w:rsidRDefault="009346BC" w:rsidP="00A228F5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A228F5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// Add </w:t>
            </w:r>
            <w:proofErr w:type="spellStart"/>
            <w:r w:rsidRPr="00A228F5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OTel</w:t>
            </w:r>
            <w:proofErr w:type="spellEnd"/>
            <w:r w:rsidRPr="00A228F5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logs</w:t>
            </w:r>
          </w:p>
          <w:p w14:paraId="379B704B" w14:textId="77777777" w:rsidR="00A228F5" w:rsidRPr="00A228F5" w:rsidRDefault="009346BC" w:rsidP="00A228F5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spellStart"/>
            <w:proofErr w:type="gramStart"/>
            <w:r w:rsidRPr="00A22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builder</w:t>
            </w:r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A22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Logging</w:t>
            </w:r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A228F5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AddOpenTelemetry</w:t>
            </w:r>
            <w:proofErr w:type="spellEnd"/>
            <w:proofErr w:type="gramEnd"/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A22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options</w:t>
            </w:r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=&gt;</w:t>
            </w:r>
          </w:p>
          <w:p w14:paraId="612FC729" w14:textId="77777777" w:rsidR="00A228F5" w:rsidRPr="00A228F5" w:rsidRDefault="009346BC" w:rsidP="00A228F5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14:paraId="00F8488A" w14:textId="77777777" w:rsidR="00A228F5" w:rsidRPr="00A228F5" w:rsidRDefault="009346BC" w:rsidP="00A228F5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A22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options</w:t>
            </w:r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A228F5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SetResourceBuilder</w:t>
            </w:r>
            <w:proofErr w:type="spellEnd"/>
            <w:proofErr w:type="gramEnd"/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</w:p>
          <w:p w14:paraId="5003850A" w14:textId="77777777" w:rsidR="00A228F5" w:rsidRPr="00A228F5" w:rsidRDefault="009346BC" w:rsidP="00A228F5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A22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ResourceBuilder</w:t>
            </w:r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A228F5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CreateDefault</w:t>
            </w:r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gramStart"/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</w:t>
            </w:r>
            <w:r w:rsidRPr="00A228F5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AddService</w:t>
            </w:r>
            <w:proofErr w:type="gramEnd"/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A22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"MyAspNetCoreLogsService"</w:t>
            </w:r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14:paraId="32139F3C" w14:textId="77777777" w:rsidR="00A228F5" w:rsidRPr="00A228F5" w:rsidRDefault="009346BC" w:rsidP="00A228F5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);</w:t>
            </w:r>
          </w:p>
          <w:p w14:paraId="35D0947E" w14:textId="77777777" w:rsidR="00A228F5" w:rsidRPr="00A228F5" w:rsidRDefault="009346BC" w:rsidP="00A228F5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A22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options</w:t>
            </w:r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A228F5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AddConsoleExporter</w:t>
            </w:r>
            <w:proofErr w:type="spellEnd"/>
            <w:proofErr w:type="gramEnd"/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();  </w:t>
            </w:r>
            <w:r w:rsidRPr="00A228F5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 Export to Console</w:t>
            </w:r>
          </w:p>
          <w:p w14:paraId="1DDD7B7E" w14:textId="77777777" w:rsidR="00A228F5" w:rsidRPr="00A228F5" w:rsidRDefault="009346BC" w:rsidP="00A228F5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});</w:t>
            </w:r>
          </w:p>
          <w:p w14:paraId="54D762D2" w14:textId="77777777" w:rsidR="00A228F5" w:rsidRPr="00A228F5" w:rsidRDefault="00A228F5" w:rsidP="00A228F5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14:paraId="65F6E828" w14:textId="77777777" w:rsidR="00A228F5" w:rsidRPr="00A228F5" w:rsidRDefault="009346BC" w:rsidP="00A228F5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A228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</w:t>
            </w:r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A22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app</w:t>
            </w:r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A22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builder</w:t>
            </w:r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A228F5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Build</w:t>
            </w:r>
            <w:proofErr w:type="spellEnd"/>
            <w:proofErr w:type="gramEnd"/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();</w:t>
            </w:r>
          </w:p>
          <w:p w14:paraId="4C352684" w14:textId="77777777" w:rsidR="00A228F5" w:rsidRPr="00A228F5" w:rsidRDefault="00A228F5" w:rsidP="00A228F5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14:paraId="2E136395" w14:textId="77777777" w:rsidR="00A228F5" w:rsidRPr="00A228F5" w:rsidRDefault="009346BC" w:rsidP="00A228F5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spellStart"/>
            <w:proofErr w:type="gramStart"/>
            <w:r w:rsidRPr="00A22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app</w:t>
            </w:r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A228F5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MapGet</w:t>
            </w:r>
            <w:proofErr w:type="spellEnd"/>
            <w:proofErr w:type="gramEnd"/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A22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"/"</w:t>
            </w:r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(</w:t>
            </w:r>
            <w:proofErr w:type="spellStart"/>
            <w:r w:rsidRPr="00A228F5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ILogger</w:t>
            </w:r>
            <w:proofErr w:type="spellEnd"/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&lt;</w:t>
            </w:r>
            <w:r w:rsidRPr="00A228F5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Program</w:t>
            </w:r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&gt; </w:t>
            </w:r>
            <w:r w:rsidRPr="00A22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logger</w:t>
            </w:r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=&gt;</w:t>
            </w:r>
          </w:p>
          <w:p w14:paraId="38E00580" w14:textId="77777777" w:rsidR="00A228F5" w:rsidRPr="00A228F5" w:rsidRDefault="009346BC" w:rsidP="00A228F5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14:paraId="053FC616" w14:textId="77777777" w:rsidR="00A228F5" w:rsidRPr="00A228F5" w:rsidRDefault="009346BC" w:rsidP="00A228F5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A22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logger</w:t>
            </w:r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A228F5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LogInformation</w:t>
            </w:r>
            <w:proofErr w:type="spellEnd"/>
            <w:proofErr w:type="gramEnd"/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A22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"Hello from </w:t>
            </w:r>
            <w:proofErr w:type="spellStart"/>
            <w:r w:rsidRPr="00A22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OTel</w:t>
            </w:r>
            <w:proofErr w:type="spellEnd"/>
            <w:r w:rsidRPr="00A22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Logs!"</w:t>
            </w:r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14:paraId="7A9EF183" w14:textId="77777777" w:rsidR="00A228F5" w:rsidRPr="00A228F5" w:rsidRDefault="009346BC" w:rsidP="00A228F5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A228F5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A22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"Check the console for logs.</w:t>
            </w:r>
            <w:proofErr w:type="gramStart"/>
            <w:r w:rsidRPr="00A22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  <w:proofErr w:type="gramEnd"/>
          </w:p>
          <w:p w14:paraId="3EA41F48" w14:textId="77777777" w:rsidR="00A228F5" w:rsidRPr="00A228F5" w:rsidRDefault="009346BC" w:rsidP="00A228F5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});</w:t>
            </w:r>
          </w:p>
          <w:p w14:paraId="3950EE30" w14:textId="77777777" w:rsidR="00A228F5" w:rsidRPr="00A228F5" w:rsidRDefault="00A228F5" w:rsidP="00A228F5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14:paraId="70CE89E4" w14:textId="77777777" w:rsidR="00A228F5" w:rsidRPr="00A228F5" w:rsidRDefault="009346BC" w:rsidP="00A228F5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spellStart"/>
            <w:proofErr w:type="gramStart"/>
            <w:r w:rsidRPr="00A22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app</w:t>
            </w:r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A228F5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Run</w:t>
            </w:r>
            <w:proofErr w:type="spellEnd"/>
            <w:proofErr w:type="gramEnd"/>
            <w:r w:rsidRPr="00A22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();</w:t>
            </w:r>
          </w:p>
          <w:p w14:paraId="3E8CE398" w14:textId="77777777" w:rsidR="00A228F5" w:rsidRPr="00A228F5" w:rsidRDefault="00A228F5" w:rsidP="00A228F5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14:paraId="3E040A1F" w14:textId="77777777" w:rsidR="00A228F5" w:rsidRDefault="00A228F5" w:rsidP="00A228F5">
            <w:pPr>
              <w:bidi w:val="0"/>
              <w:rPr>
                <w:b/>
                <w:bCs/>
              </w:rPr>
            </w:pPr>
          </w:p>
        </w:tc>
      </w:tr>
    </w:tbl>
    <w:p w14:paraId="2BD693FD" w14:textId="77777777" w:rsidR="00D0600D" w:rsidRDefault="00D0600D" w:rsidP="00D0600D">
      <w:pPr>
        <w:rPr>
          <w:rtl/>
        </w:rPr>
      </w:pPr>
    </w:p>
    <w:p w14:paraId="61F8262D" w14:textId="77777777" w:rsidR="00F606D3" w:rsidRDefault="009346BC" w:rsidP="000647E1">
      <w:pPr>
        <w:spacing w:line="360" w:lineRule="auto"/>
      </w:pPr>
      <w:r>
        <w:rPr>
          <w:rtl/>
        </w:rPr>
        <w:t xml:space="preserve">כמו בשאר המקרים, אפשר גם להשתמש </w:t>
      </w:r>
      <w:proofErr w:type="spellStart"/>
      <w:r>
        <w:rPr>
          <w:rtl/>
        </w:rPr>
        <w:t>ב־Jaeger</w:t>
      </w:r>
      <w:proofErr w:type="spellEnd"/>
      <w:r>
        <w:rPr>
          <w:rtl/>
        </w:rPr>
        <w:t xml:space="preserve"> או OTLP עבור לוגים</w:t>
      </w:r>
      <w:r>
        <w:rPr>
          <w:rtl/>
        </w:rPr>
        <w:br/>
        <w:t xml:space="preserve"> (אך נכון להיום, בחלק מהסביבות ייתכן שתידרש הגדרה נוספת על שרת </w:t>
      </w:r>
      <w:proofErr w:type="spellStart"/>
      <w:r>
        <w:rPr>
          <w:rtl/>
        </w:rPr>
        <w:t>ה־OTLP</w:t>
      </w:r>
      <w:proofErr w:type="spellEnd"/>
      <w:r>
        <w:rPr>
          <w:rtl/>
        </w:rPr>
        <w:t>).</w:t>
      </w:r>
    </w:p>
    <w:p w14:paraId="07DD8151" w14:textId="77777777" w:rsidR="00F606D3" w:rsidRDefault="009346BC">
      <w:pPr>
        <w:bidi w:val="0"/>
      </w:pPr>
      <w:r>
        <w:br w:type="page"/>
      </w:r>
    </w:p>
    <w:p w14:paraId="57B6A24B" w14:textId="77777777" w:rsidR="00B23A89" w:rsidRPr="0038516C" w:rsidRDefault="009346BC" w:rsidP="000647E1">
      <w:pPr>
        <w:pStyle w:val="Heading2"/>
        <w:spacing w:line="360" w:lineRule="auto"/>
        <w:rPr>
          <w:b w:val="0"/>
          <w:bCs w:val="0"/>
        </w:rPr>
      </w:pPr>
      <w:bookmarkStart w:id="79" w:name="_Toc187864966"/>
      <w:proofErr w:type="spellStart"/>
      <w:r>
        <w:rPr>
          <w:rtl/>
        </w:rPr>
        <w:lastRenderedPageBreak/>
        <w:t>אקספורטרים</w:t>
      </w:r>
      <w:proofErr w:type="spellEnd"/>
      <w:r>
        <w:rPr>
          <w:rtl/>
        </w:rPr>
        <w:t xml:space="preserve"> (</w:t>
      </w:r>
      <w:proofErr w:type="spellStart"/>
      <w:r>
        <w:rPr>
          <w:rtl/>
        </w:rPr>
        <w:t>Exporters</w:t>
      </w:r>
      <w:proofErr w:type="spellEnd"/>
      <w:r>
        <w:rPr>
          <w:rtl/>
        </w:rPr>
        <w:t>) נפוצים</w:t>
      </w:r>
      <w:r w:rsidR="0038516C">
        <w:rPr>
          <w:rtl/>
        </w:rPr>
        <w:br/>
      </w:r>
      <w:r w:rsidR="002D1300" w:rsidRPr="0038516C">
        <w:rPr>
          <w:rFonts w:hint="cs"/>
          <w:b w:val="0"/>
          <w:bCs w:val="0"/>
          <w:rtl/>
        </w:rPr>
        <w:t xml:space="preserve">( בשלב זה תרם נסגר במכבי </w:t>
      </w:r>
      <w:r w:rsidR="0038516C" w:rsidRPr="0038516C">
        <w:rPr>
          <w:rFonts w:hint="cs"/>
          <w:b w:val="0"/>
          <w:bCs w:val="0"/>
          <w:rtl/>
        </w:rPr>
        <w:t xml:space="preserve">על </w:t>
      </w:r>
      <w:r w:rsidR="0038516C" w:rsidRPr="0038516C">
        <w:rPr>
          <w:b w:val="0"/>
          <w:bCs w:val="0"/>
        </w:rPr>
        <w:t>Exporter</w:t>
      </w:r>
      <w:r w:rsidR="0038516C" w:rsidRPr="0038516C">
        <w:rPr>
          <w:rFonts w:cs="Arial" w:hint="cs"/>
          <w:b w:val="0"/>
          <w:bCs w:val="0"/>
          <w:rtl/>
        </w:rPr>
        <w:t xml:space="preserve"> </w:t>
      </w:r>
      <w:r w:rsidR="0038516C" w:rsidRPr="0038516C">
        <w:rPr>
          <w:rFonts w:hint="cs"/>
          <w:b w:val="0"/>
          <w:bCs w:val="0"/>
          <w:rtl/>
        </w:rPr>
        <w:t>המתאים )</w:t>
      </w:r>
      <w:bookmarkEnd w:id="79"/>
    </w:p>
    <w:p w14:paraId="147CF4FC" w14:textId="77777777" w:rsidR="00B23A89" w:rsidRDefault="009346BC" w:rsidP="000647E1">
      <w:pPr>
        <w:pStyle w:val="Heading3"/>
        <w:spacing w:line="360" w:lineRule="auto"/>
      </w:pPr>
      <w:bookmarkStart w:id="80" w:name="_Toc187864967"/>
      <w:proofErr w:type="spellStart"/>
      <w:r>
        <w:rPr>
          <w:rtl/>
        </w:rPr>
        <w:t>Console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Exporter</w:t>
      </w:r>
      <w:bookmarkEnd w:id="80"/>
      <w:proofErr w:type="spellEnd"/>
    </w:p>
    <w:p w14:paraId="18CF23F1" w14:textId="77777777" w:rsidR="00B23A89" w:rsidRDefault="009346BC" w:rsidP="000647E1">
      <w:pPr>
        <w:numPr>
          <w:ilvl w:val="0"/>
          <w:numId w:val="5"/>
        </w:numPr>
        <w:spacing w:line="360" w:lineRule="auto"/>
      </w:pPr>
      <w:r>
        <w:rPr>
          <w:rtl/>
        </w:rPr>
        <w:t xml:space="preserve">קל לשימוש, משמש בעיקר </w:t>
      </w:r>
      <w:proofErr w:type="spellStart"/>
      <w:r>
        <w:rPr>
          <w:rtl/>
        </w:rPr>
        <w:t>ל־debug</w:t>
      </w:r>
      <w:proofErr w:type="spellEnd"/>
      <w:r>
        <w:rPr>
          <w:rtl/>
        </w:rPr>
        <w:t>/</w:t>
      </w:r>
      <w:proofErr w:type="spellStart"/>
      <w:r>
        <w:rPr>
          <w:rtl/>
        </w:rPr>
        <w:t>test</w:t>
      </w:r>
      <w:proofErr w:type="spellEnd"/>
      <w:r>
        <w:rPr>
          <w:rtl/>
        </w:rPr>
        <w:t xml:space="preserve"> מקומי.</w:t>
      </w:r>
    </w:p>
    <w:p w14:paraId="5DA29776" w14:textId="77777777" w:rsidR="00B23A89" w:rsidRDefault="009346BC" w:rsidP="000647E1">
      <w:pPr>
        <w:numPr>
          <w:ilvl w:val="0"/>
          <w:numId w:val="5"/>
        </w:numPr>
        <w:spacing w:line="360" w:lineRule="auto"/>
      </w:pPr>
      <w:r>
        <w:rPr>
          <w:rtl/>
        </w:rPr>
        <w:t xml:space="preserve">מדפיס </w:t>
      </w:r>
      <w:proofErr w:type="spellStart"/>
      <w:r>
        <w:rPr>
          <w:rtl/>
        </w:rPr>
        <w:t>טראייסים</w:t>
      </w:r>
      <w:proofErr w:type="spellEnd"/>
      <w:r>
        <w:rPr>
          <w:rtl/>
        </w:rPr>
        <w:t>/מדדים/לוגים בפורמט טקסטואלי רהוט.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8525"/>
      </w:tblGrid>
      <w:tr w:rsidR="003C5B8A" w14:paraId="66C4DE36" w14:textId="77777777" w:rsidTr="00633264">
        <w:tc>
          <w:tcPr>
            <w:tcW w:w="9245" w:type="dxa"/>
          </w:tcPr>
          <w:p w14:paraId="41996B93" w14:textId="77777777" w:rsidR="00633264" w:rsidRPr="00633264" w:rsidRDefault="009346BC" w:rsidP="00633264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63326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proofErr w:type="spellStart"/>
            <w:r w:rsidRPr="00633264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AddConsoleExporter</w:t>
            </w:r>
            <w:proofErr w:type="spellEnd"/>
            <w:proofErr w:type="gramEnd"/>
            <w:r w:rsidRPr="0063326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63326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options</w:t>
            </w:r>
            <w:r w:rsidRPr="0063326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=&gt;</w:t>
            </w:r>
          </w:p>
          <w:p w14:paraId="35C0BAD9" w14:textId="77777777" w:rsidR="00633264" w:rsidRPr="00633264" w:rsidRDefault="009346BC" w:rsidP="00633264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3326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14:paraId="3DCCE582" w14:textId="77777777" w:rsidR="00633264" w:rsidRPr="00633264" w:rsidRDefault="009346BC" w:rsidP="00633264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3326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63326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options</w:t>
            </w:r>
            <w:r w:rsidRPr="0063326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63326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Targets</w:t>
            </w:r>
            <w:proofErr w:type="spellEnd"/>
            <w:proofErr w:type="gramEnd"/>
            <w:r w:rsidRPr="0063326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proofErr w:type="spellStart"/>
            <w:r w:rsidRPr="0063326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OpenTelemetry</w:t>
            </w:r>
            <w:r w:rsidRPr="0063326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63326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Exporter</w:t>
            </w:r>
            <w:r w:rsidRPr="0063326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63326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ConsoleExporterOutputTargets</w:t>
            </w:r>
            <w:r w:rsidRPr="0063326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63326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Console</w:t>
            </w:r>
            <w:proofErr w:type="spellEnd"/>
            <w:r w:rsidRPr="0063326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788D7B6C" w14:textId="77777777" w:rsidR="00633264" w:rsidRPr="00633264" w:rsidRDefault="009346BC" w:rsidP="00633264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3326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});</w:t>
            </w:r>
          </w:p>
        </w:tc>
      </w:tr>
    </w:tbl>
    <w:p w14:paraId="298DA0C0" w14:textId="77777777" w:rsidR="00633264" w:rsidRDefault="00633264" w:rsidP="00633264">
      <w:pPr>
        <w:ind w:left="720"/>
        <w:rPr>
          <w:rtl/>
        </w:rPr>
      </w:pPr>
    </w:p>
    <w:p w14:paraId="395CA524" w14:textId="77777777" w:rsidR="00167ACC" w:rsidRDefault="009346BC" w:rsidP="000647E1">
      <w:pPr>
        <w:pStyle w:val="Heading3"/>
        <w:spacing w:line="360" w:lineRule="auto"/>
      </w:pPr>
      <w:bookmarkStart w:id="81" w:name="_Toc187864968"/>
      <w:proofErr w:type="spellStart"/>
      <w:r>
        <w:rPr>
          <w:rtl/>
        </w:rPr>
        <w:t>Jaeger</w:t>
      </w:r>
      <w:bookmarkEnd w:id="81"/>
      <w:proofErr w:type="spellEnd"/>
    </w:p>
    <w:p w14:paraId="3238232E" w14:textId="77777777" w:rsidR="00167ACC" w:rsidRDefault="009346BC" w:rsidP="000647E1">
      <w:pPr>
        <w:numPr>
          <w:ilvl w:val="0"/>
          <w:numId w:val="5"/>
        </w:numPr>
        <w:spacing w:line="360" w:lineRule="auto"/>
      </w:pPr>
      <w:r>
        <w:rPr>
          <w:rtl/>
        </w:rPr>
        <w:t xml:space="preserve">שולח מידע בפורמט הנפוץ של </w:t>
      </w:r>
      <w:proofErr w:type="spellStart"/>
      <w:r>
        <w:rPr>
          <w:rtl/>
        </w:rPr>
        <w:t>Jaeger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ל־Collector</w:t>
      </w:r>
      <w:proofErr w:type="spellEnd"/>
      <w:r>
        <w:rPr>
          <w:rtl/>
        </w:rPr>
        <w:t xml:space="preserve"> של </w:t>
      </w:r>
      <w:proofErr w:type="spellStart"/>
      <w:r>
        <w:rPr>
          <w:rtl/>
        </w:rPr>
        <w:t>Jaeger</w:t>
      </w:r>
      <w:proofErr w:type="spellEnd"/>
      <w:r>
        <w:rPr>
          <w:rtl/>
        </w:rPr>
        <w:t xml:space="preserve"> (UDP או HTTP תלוי בהגדרות).</w:t>
      </w:r>
    </w:p>
    <w:p w14:paraId="2EAA7208" w14:textId="77777777" w:rsidR="00167ACC" w:rsidRDefault="009346BC" w:rsidP="000647E1">
      <w:pPr>
        <w:spacing w:line="360" w:lineRule="auto"/>
        <w:ind w:left="720"/>
      </w:pPr>
      <w:r>
        <w:rPr>
          <w:rFonts w:hint="cs"/>
          <w:rtl/>
        </w:rPr>
        <w:t>דוגמא: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8525"/>
      </w:tblGrid>
      <w:tr w:rsidR="003C5B8A" w14:paraId="0F6CCBC2" w14:textId="77777777" w:rsidTr="00744403">
        <w:tc>
          <w:tcPr>
            <w:tcW w:w="8525" w:type="dxa"/>
          </w:tcPr>
          <w:p w14:paraId="5BE559F9" w14:textId="77777777" w:rsidR="002222CE" w:rsidRPr="002222CE" w:rsidRDefault="009346BC" w:rsidP="00E31D5A">
            <w:pPr>
              <w:shd w:val="clear" w:color="auto" w:fill="1E1E1E"/>
              <w:bidi w:val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2222C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proofErr w:type="spellStart"/>
            <w:r w:rsidRPr="002222CE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AddJaegerExporter</w:t>
            </w:r>
            <w:proofErr w:type="spellEnd"/>
            <w:proofErr w:type="gramEnd"/>
            <w:r w:rsidRPr="002222C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222C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</w:t>
            </w:r>
            <w:r w:rsidRPr="002222C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222CE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</w:p>
          <w:p w14:paraId="08B980B9" w14:textId="77777777" w:rsidR="002222CE" w:rsidRPr="002222CE" w:rsidRDefault="009346BC" w:rsidP="00E31D5A">
            <w:pPr>
              <w:shd w:val="clear" w:color="auto" w:fill="1E1E1E"/>
              <w:bidi w:val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222C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14:paraId="4F8BF5D3" w14:textId="77777777" w:rsidR="002222CE" w:rsidRPr="002222CE" w:rsidRDefault="009346BC" w:rsidP="00E31D5A">
            <w:pPr>
              <w:shd w:val="clear" w:color="auto" w:fill="1E1E1E"/>
              <w:bidi w:val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222C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2222C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</w:t>
            </w:r>
            <w:r w:rsidRPr="002222C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.AgentHost</w:t>
            </w:r>
            <w:proofErr w:type="spellEnd"/>
            <w:proofErr w:type="gramEnd"/>
            <w:r w:rsidRPr="002222C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2222C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"localhost"</w:t>
            </w:r>
            <w:r w:rsidRPr="002222C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; </w:t>
            </w:r>
          </w:p>
          <w:p w14:paraId="47627778" w14:textId="77777777" w:rsidR="002222CE" w:rsidRPr="002222CE" w:rsidRDefault="009346BC" w:rsidP="00E31D5A">
            <w:pPr>
              <w:shd w:val="clear" w:color="auto" w:fill="1E1E1E"/>
              <w:bidi w:val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222C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2222C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</w:t>
            </w:r>
            <w:r w:rsidRPr="002222C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.AgentPort</w:t>
            </w:r>
            <w:proofErr w:type="spellEnd"/>
            <w:proofErr w:type="gramEnd"/>
            <w:r w:rsidRPr="002222C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2222CE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6831</w:t>
            </w:r>
            <w:r w:rsidRPr="002222C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; </w:t>
            </w:r>
            <w:r w:rsidRPr="002222CE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 Default</w:t>
            </w:r>
          </w:p>
          <w:p w14:paraId="278E0BF0" w14:textId="77777777" w:rsidR="00167ACC" w:rsidRPr="002222CE" w:rsidRDefault="009346BC" w:rsidP="00E31D5A">
            <w:pPr>
              <w:shd w:val="clear" w:color="auto" w:fill="1E1E1E"/>
              <w:bidi w:val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rtl/>
              </w:rPr>
            </w:pPr>
            <w:r w:rsidRPr="002222C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});</w:t>
            </w:r>
          </w:p>
        </w:tc>
      </w:tr>
    </w:tbl>
    <w:p w14:paraId="5BD19596" w14:textId="77777777" w:rsidR="00744403" w:rsidRDefault="009346BC" w:rsidP="000647E1">
      <w:pPr>
        <w:pStyle w:val="Heading3"/>
        <w:spacing w:line="360" w:lineRule="auto"/>
      </w:pPr>
      <w:bookmarkStart w:id="82" w:name="_Toc187864969"/>
      <w:proofErr w:type="spellStart"/>
      <w:r>
        <w:rPr>
          <w:rtl/>
        </w:rPr>
        <w:t>Zipkin</w:t>
      </w:r>
      <w:bookmarkEnd w:id="82"/>
      <w:proofErr w:type="spellEnd"/>
    </w:p>
    <w:p w14:paraId="1264799B" w14:textId="77777777" w:rsidR="00744403" w:rsidRDefault="009346BC" w:rsidP="000647E1">
      <w:pPr>
        <w:numPr>
          <w:ilvl w:val="0"/>
          <w:numId w:val="5"/>
        </w:numPr>
        <w:spacing w:line="360" w:lineRule="auto"/>
      </w:pPr>
      <w:r>
        <w:rPr>
          <w:rtl/>
        </w:rPr>
        <w:t xml:space="preserve">שולח מידע לשרת </w:t>
      </w:r>
      <w:proofErr w:type="spellStart"/>
      <w:r>
        <w:rPr>
          <w:rtl/>
        </w:rPr>
        <w:t>Zipkin</w:t>
      </w:r>
      <w:proofErr w:type="spellEnd"/>
      <w:r>
        <w:rPr>
          <w:rtl/>
        </w:rPr>
        <w:t>.</w:t>
      </w:r>
    </w:p>
    <w:p w14:paraId="3399E82E" w14:textId="77777777" w:rsidR="00744403" w:rsidRDefault="009346BC" w:rsidP="000647E1">
      <w:pPr>
        <w:spacing w:line="360" w:lineRule="auto"/>
        <w:ind w:left="720"/>
        <w:rPr>
          <w:rtl/>
        </w:rPr>
      </w:pPr>
      <w:r>
        <w:rPr>
          <w:rtl/>
        </w:rPr>
        <w:t>דוגמה: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8525"/>
      </w:tblGrid>
      <w:tr w:rsidR="003C5B8A" w14:paraId="2FBF565A" w14:textId="77777777" w:rsidTr="006F69CA">
        <w:tc>
          <w:tcPr>
            <w:tcW w:w="8525" w:type="dxa"/>
          </w:tcPr>
          <w:p w14:paraId="326D0162" w14:textId="77777777" w:rsidR="00836D44" w:rsidRPr="00836D44" w:rsidRDefault="009346BC" w:rsidP="00E31D5A">
            <w:pPr>
              <w:shd w:val="clear" w:color="auto" w:fill="1E1E1E"/>
              <w:bidi w:val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836D4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proofErr w:type="spellStart"/>
            <w:r w:rsidRPr="00836D44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AddZipkinExporter</w:t>
            </w:r>
            <w:proofErr w:type="spellEnd"/>
            <w:proofErr w:type="gramEnd"/>
            <w:r w:rsidRPr="00836D4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836D4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</w:t>
            </w:r>
            <w:r w:rsidRPr="00836D4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36D4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</w:p>
          <w:p w14:paraId="1ADAC9D2" w14:textId="77777777" w:rsidR="00836D44" w:rsidRPr="00836D44" w:rsidRDefault="009346BC" w:rsidP="00E31D5A">
            <w:pPr>
              <w:shd w:val="clear" w:color="auto" w:fill="1E1E1E"/>
              <w:bidi w:val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36D4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{</w:t>
            </w:r>
          </w:p>
          <w:p w14:paraId="567D4020" w14:textId="77777777" w:rsidR="00836D44" w:rsidRPr="00836D44" w:rsidRDefault="009346BC" w:rsidP="00E31D5A">
            <w:pPr>
              <w:shd w:val="clear" w:color="auto" w:fill="1E1E1E"/>
              <w:bidi w:val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36D4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836D4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</w:t>
            </w:r>
            <w:r w:rsidRPr="00836D4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.Endpoint</w:t>
            </w:r>
            <w:proofErr w:type="spellEnd"/>
            <w:proofErr w:type="gramEnd"/>
            <w:r w:rsidRPr="00836D4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836D4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836D4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36D44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Uri</w:t>
            </w:r>
            <w:r w:rsidRPr="00836D4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836D4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"http://localhost:9411/</w:t>
            </w:r>
            <w:proofErr w:type="spellStart"/>
            <w:r w:rsidRPr="00836D4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api</w:t>
            </w:r>
            <w:proofErr w:type="spellEnd"/>
            <w:r w:rsidRPr="00836D4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/v2/spans"</w:t>
            </w:r>
            <w:r w:rsidRPr="00836D4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14:paraId="1E11E65E" w14:textId="77777777" w:rsidR="00744403" w:rsidRPr="00836D44" w:rsidRDefault="009346BC" w:rsidP="00E31D5A">
            <w:pPr>
              <w:shd w:val="clear" w:color="auto" w:fill="1E1E1E"/>
              <w:bidi w:val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rtl/>
              </w:rPr>
            </w:pPr>
            <w:r w:rsidRPr="00836D4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});</w:t>
            </w:r>
          </w:p>
        </w:tc>
      </w:tr>
    </w:tbl>
    <w:p w14:paraId="5A6088FE" w14:textId="77777777" w:rsidR="006F69CA" w:rsidRDefault="009346BC" w:rsidP="000647E1">
      <w:pPr>
        <w:pStyle w:val="Heading3"/>
        <w:spacing w:line="360" w:lineRule="auto"/>
      </w:pPr>
      <w:bookmarkStart w:id="83" w:name="_Toc187864970"/>
      <w:r>
        <w:rPr>
          <w:rtl/>
        </w:rPr>
        <w:t>OTLP</w:t>
      </w:r>
      <w:bookmarkEnd w:id="83"/>
    </w:p>
    <w:p w14:paraId="4474715C" w14:textId="77777777" w:rsidR="006F69CA" w:rsidRDefault="009346BC" w:rsidP="000647E1">
      <w:pPr>
        <w:numPr>
          <w:ilvl w:val="0"/>
          <w:numId w:val="5"/>
        </w:numPr>
        <w:spacing w:line="360" w:lineRule="auto"/>
      </w:pPr>
      <w:r w:rsidRPr="006F69CA">
        <w:rPr>
          <w:rtl/>
        </w:rPr>
        <w:t>מומלץ</w:t>
      </w:r>
      <w:r>
        <w:rPr>
          <w:rtl/>
        </w:rPr>
        <w:t xml:space="preserve"> בסביבות מודרניות. OTLP הוא פרוטוקול סטנדרטי של </w:t>
      </w:r>
      <w:proofErr w:type="spellStart"/>
      <w:r>
        <w:rPr>
          <w:rtl/>
        </w:rPr>
        <w:t>OpenTelemetry</w:t>
      </w:r>
      <w:proofErr w:type="spellEnd"/>
      <w:r>
        <w:rPr>
          <w:rtl/>
        </w:rPr>
        <w:t>.</w:t>
      </w:r>
    </w:p>
    <w:p w14:paraId="422D9E47" w14:textId="77777777" w:rsidR="006F69CA" w:rsidRDefault="009346BC" w:rsidP="000647E1">
      <w:pPr>
        <w:numPr>
          <w:ilvl w:val="0"/>
          <w:numId w:val="5"/>
        </w:numPr>
        <w:spacing w:line="360" w:lineRule="auto"/>
      </w:pPr>
      <w:r>
        <w:rPr>
          <w:rtl/>
        </w:rPr>
        <w:t xml:space="preserve">מאפשר לשלוח גם </w:t>
      </w:r>
      <w:proofErr w:type="spellStart"/>
      <w:r>
        <w:rPr>
          <w:rtl/>
        </w:rPr>
        <w:t>טראייסים</w:t>
      </w:r>
      <w:proofErr w:type="spellEnd"/>
      <w:r>
        <w:rPr>
          <w:rtl/>
        </w:rPr>
        <w:t>, גם מדדים וגם לוגים לאותה נקודה מרכזית.</w:t>
      </w:r>
    </w:p>
    <w:p w14:paraId="6B1DEB0C" w14:textId="77777777" w:rsidR="006F69CA" w:rsidRDefault="009346BC" w:rsidP="000647E1">
      <w:pPr>
        <w:spacing w:line="360" w:lineRule="auto"/>
        <w:ind w:left="720"/>
        <w:rPr>
          <w:rtl/>
        </w:rPr>
      </w:pPr>
      <w:r>
        <w:rPr>
          <w:rtl/>
        </w:rPr>
        <w:t>דוגמה: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8525"/>
      </w:tblGrid>
      <w:tr w:rsidR="003C5B8A" w14:paraId="75B9D15B" w14:textId="77777777" w:rsidTr="00B76C1D">
        <w:tc>
          <w:tcPr>
            <w:tcW w:w="9245" w:type="dxa"/>
          </w:tcPr>
          <w:p w14:paraId="75CF22B8" w14:textId="77777777" w:rsidR="00B76C1D" w:rsidRPr="00B76C1D" w:rsidRDefault="009346BC" w:rsidP="000647E1">
            <w:pPr>
              <w:shd w:val="clear" w:color="auto" w:fill="1E1E1E"/>
              <w:bidi w:val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B76C1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proofErr w:type="spellStart"/>
            <w:r w:rsidRPr="00B76C1D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AddOtlpExporter</w:t>
            </w:r>
            <w:proofErr w:type="spellEnd"/>
            <w:proofErr w:type="gramEnd"/>
            <w:r w:rsidRPr="00B76C1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B76C1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</w:t>
            </w:r>
            <w:r w:rsidRPr="00B76C1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B76C1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</w:p>
          <w:p w14:paraId="2673D452" w14:textId="77777777" w:rsidR="00B76C1D" w:rsidRPr="00B76C1D" w:rsidRDefault="009346BC" w:rsidP="000647E1">
            <w:pPr>
              <w:shd w:val="clear" w:color="auto" w:fill="1E1E1E"/>
              <w:bidi w:val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76C1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{</w:t>
            </w:r>
          </w:p>
          <w:p w14:paraId="44A521C9" w14:textId="77777777" w:rsidR="00B76C1D" w:rsidRPr="00B76C1D" w:rsidRDefault="009346BC" w:rsidP="000647E1">
            <w:pPr>
              <w:shd w:val="clear" w:color="auto" w:fill="1E1E1E"/>
              <w:bidi w:val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76C1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B76C1D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// The default is http://localhost:4317 for </w:t>
            </w:r>
            <w:proofErr w:type="spellStart"/>
            <w:r w:rsidRPr="00B76C1D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gRPC</w:t>
            </w:r>
            <w:proofErr w:type="spellEnd"/>
          </w:p>
          <w:p w14:paraId="0E0DE740" w14:textId="77777777" w:rsidR="00B76C1D" w:rsidRPr="00B76C1D" w:rsidRDefault="009346BC" w:rsidP="000647E1">
            <w:pPr>
              <w:shd w:val="clear" w:color="auto" w:fill="1E1E1E"/>
              <w:bidi w:val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76C1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B76C1D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 You can specify a different address:</w:t>
            </w:r>
          </w:p>
          <w:p w14:paraId="466D43D0" w14:textId="77777777" w:rsidR="00B76C1D" w:rsidRPr="00B76C1D" w:rsidRDefault="009346BC" w:rsidP="000647E1">
            <w:pPr>
              <w:shd w:val="clear" w:color="auto" w:fill="1E1E1E"/>
              <w:bidi w:val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76C1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B76C1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</w:t>
            </w:r>
            <w:r w:rsidRPr="00B76C1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.Endpoint</w:t>
            </w:r>
            <w:proofErr w:type="spellEnd"/>
            <w:proofErr w:type="gramEnd"/>
            <w:r w:rsidRPr="00B76C1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B76C1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B76C1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B76C1D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Uri</w:t>
            </w:r>
            <w:r w:rsidRPr="00B76C1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B76C1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"http://localhost:4317"</w:t>
            </w:r>
            <w:r w:rsidRPr="00B76C1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14:paraId="68CF59ED" w14:textId="77777777" w:rsidR="00B76C1D" w:rsidRPr="00B76C1D" w:rsidRDefault="009346BC" w:rsidP="000647E1">
            <w:pPr>
              <w:shd w:val="clear" w:color="auto" w:fill="1E1E1E"/>
              <w:bidi w:val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76C1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});</w:t>
            </w:r>
          </w:p>
        </w:tc>
      </w:tr>
    </w:tbl>
    <w:p w14:paraId="74A17E5A" w14:textId="77777777" w:rsidR="00D47F28" w:rsidRDefault="009346BC" w:rsidP="00E31D5A">
      <w:pPr>
        <w:pStyle w:val="Heading2"/>
        <w:spacing w:line="360" w:lineRule="auto"/>
      </w:pPr>
      <w:bookmarkStart w:id="84" w:name="_Toc187864971"/>
      <w:r>
        <w:rPr>
          <w:rtl/>
        </w:rPr>
        <w:lastRenderedPageBreak/>
        <w:t>שימוש במשתני סביבה (</w:t>
      </w:r>
      <w:proofErr w:type="spellStart"/>
      <w:r>
        <w:rPr>
          <w:rtl/>
        </w:rPr>
        <w:t>Environment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Variables</w:t>
      </w:r>
      <w:proofErr w:type="spellEnd"/>
      <w:r>
        <w:rPr>
          <w:rtl/>
        </w:rPr>
        <w:t>)</w:t>
      </w:r>
      <w:bookmarkEnd w:id="84"/>
    </w:p>
    <w:p w14:paraId="72792AEB" w14:textId="77777777" w:rsidR="000742D1" w:rsidRDefault="009346BC" w:rsidP="00E31D5A">
      <w:pPr>
        <w:spacing w:line="360" w:lineRule="auto"/>
        <w:rPr>
          <w:rtl/>
        </w:rPr>
      </w:pPr>
      <w:r>
        <w:rPr>
          <w:rtl/>
        </w:rPr>
        <w:t xml:space="preserve">התיעוד הרשמי מציין כי אפשר לשלוט על חלק מההגדרות באמצעות </w:t>
      </w:r>
      <w:proofErr w:type="spellStart"/>
      <w:r>
        <w:rPr>
          <w:rtl/>
        </w:rPr>
        <w:t>Environment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Variables</w:t>
      </w:r>
      <w:proofErr w:type="spellEnd"/>
    </w:p>
    <w:p w14:paraId="2D706CB0" w14:textId="77777777" w:rsidR="00D47F28" w:rsidRDefault="009346BC" w:rsidP="00E31D5A">
      <w:pPr>
        <w:spacing w:line="360" w:lineRule="auto"/>
      </w:pPr>
      <w:r>
        <w:rPr>
          <w:rtl/>
        </w:rPr>
        <w:t>למשל:</w:t>
      </w:r>
    </w:p>
    <w:p w14:paraId="4D066465" w14:textId="77777777" w:rsidR="00C76D71" w:rsidRPr="00E31D5A" w:rsidRDefault="009346BC" w:rsidP="00E31D5A">
      <w:pPr>
        <w:numPr>
          <w:ilvl w:val="0"/>
          <w:numId w:val="5"/>
        </w:numPr>
        <w:bidi w:val="0"/>
        <w:spacing w:line="360" w:lineRule="auto"/>
        <w:rPr>
          <w:sz w:val="20"/>
          <w:szCs w:val="20"/>
        </w:rPr>
      </w:pPr>
      <w:r w:rsidRPr="00E31D5A">
        <w:rPr>
          <w:sz w:val="20"/>
          <w:szCs w:val="20"/>
          <w:rtl/>
        </w:rPr>
        <w:t xml:space="preserve">OTEL_EXPORTER_OTLP_ENDPOINT (לדוגמה: </w:t>
      </w:r>
      <w:hyperlink r:id="rId23" w:history="1">
        <w:r w:rsidRPr="00E31D5A">
          <w:rPr>
            <w:rStyle w:val="Hyperlink"/>
            <w:sz w:val="20"/>
            <w:szCs w:val="20"/>
            <w:rtl/>
          </w:rPr>
          <w:t>http://my-collector:4317</w:t>
        </w:r>
      </w:hyperlink>
      <w:r w:rsidRPr="00E31D5A">
        <w:rPr>
          <w:sz w:val="20"/>
          <w:szCs w:val="20"/>
          <w:rtl/>
        </w:rPr>
        <w:t>)</w:t>
      </w:r>
    </w:p>
    <w:p w14:paraId="094642F9" w14:textId="77777777" w:rsidR="00D47F28" w:rsidRPr="00E31D5A" w:rsidRDefault="009346BC" w:rsidP="00E31D5A">
      <w:pPr>
        <w:numPr>
          <w:ilvl w:val="0"/>
          <w:numId w:val="5"/>
        </w:numPr>
        <w:bidi w:val="0"/>
        <w:spacing w:line="360" w:lineRule="auto"/>
        <w:rPr>
          <w:sz w:val="20"/>
          <w:szCs w:val="20"/>
        </w:rPr>
      </w:pPr>
      <w:r w:rsidRPr="00E31D5A">
        <w:rPr>
          <w:rFonts w:hint="cs"/>
          <w:sz w:val="20"/>
          <w:szCs w:val="20"/>
          <w:rtl/>
        </w:rPr>
        <w:t xml:space="preserve"> </w:t>
      </w:r>
      <w:r w:rsidRPr="00E31D5A">
        <w:rPr>
          <w:sz w:val="20"/>
          <w:szCs w:val="20"/>
          <w:rtl/>
        </w:rPr>
        <w:t xml:space="preserve">OTEL_RESOURCE_ATTRIBUTES </w:t>
      </w:r>
      <w:r w:rsidRPr="00E31D5A">
        <w:rPr>
          <w:sz w:val="20"/>
          <w:szCs w:val="20"/>
          <w:rtl/>
        </w:rPr>
        <w:br/>
        <w:t xml:space="preserve">(לדוגמה: </w:t>
      </w:r>
      <w:r w:rsidRPr="00E31D5A">
        <w:rPr>
          <w:rFonts w:hint="cs"/>
          <w:sz w:val="20"/>
          <w:szCs w:val="20"/>
          <w:rtl/>
        </w:rPr>
        <w:t xml:space="preserve">  </w:t>
      </w:r>
      <w:r w:rsidRPr="00E31D5A">
        <w:rPr>
          <w:sz w:val="20"/>
          <w:szCs w:val="20"/>
          <w:rtl/>
        </w:rPr>
        <w:t>service.name=</w:t>
      </w:r>
      <w:proofErr w:type="spellStart"/>
      <w:r w:rsidRPr="00E31D5A">
        <w:rPr>
          <w:sz w:val="20"/>
          <w:szCs w:val="20"/>
          <w:rtl/>
        </w:rPr>
        <w:t>MyService,service.instance.id</w:t>
      </w:r>
      <w:proofErr w:type="spellEnd"/>
      <w:r w:rsidRPr="00E31D5A">
        <w:rPr>
          <w:sz w:val="20"/>
          <w:szCs w:val="20"/>
          <w:rtl/>
        </w:rPr>
        <w:t>=</w:t>
      </w:r>
      <w:proofErr w:type="spellStart"/>
      <w:r w:rsidRPr="00E31D5A">
        <w:rPr>
          <w:sz w:val="20"/>
          <w:szCs w:val="20"/>
          <w:rtl/>
        </w:rPr>
        <w:t>instanceA</w:t>
      </w:r>
      <w:proofErr w:type="spellEnd"/>
      <w:r w:rsidRPr="00E31D5A">
        <w:rPr>
          <w:sz w:val="20"/>
          <w:szCs w:val="20"/>
          <w:rtl/>
        </w:rPr>
        <w:t>)</w:t>
      </w:r>
      <w:r w:rsidRPr="00E31D5A">
        <w:rPr>
          <w:sz w:val="20"/>
          <w:szCs w:val="20"/>
        </w:rPr>
        <w:br/>
      </w:r>
    </w:p>
    <w:p w14:paraId="6783FA7C" w14:textId="77777777" w:rsidR="00D47F28" w:rsidRPr="00E31D5A" w:rsidRDefault="009346BC" w:rsidP="00E31D5A">
      <w:pPr>
        <w:numPr>
          <w:ilvl w:val="0"/>
          <w:numId w:val="5"/>
        </w:numPr>
        <w:bidi w:val="0"/>
        <w:spacing w:line="360" w:lineRule="auto"/>
        <w:rPr>
          <w:sz w:val="20"/>
          <w:szCs w:val="20"/>
        </w:rPr>
      </w:pPr>
      <w:r w:rsidRPr="00E31D5A">
        <w:rPr>
          <w:sz w:val="20"/>
          <w:szCs w:val="20"/>
          <w:rtl/>
        </w:rPr>
        <w:t xml:space="preserve">OTEL_TRACES_SAMPLER </w:t>
      </w:r>
      <w:proofErr w:type="spellStart"/>
      <w:r w:rsidRPr="00E31D5A">
        <w:rPr>
          <w:sz w:val="20"/>
          <w:szCs w:val="20"/>
          <w:rtl/>
        </w:rPr>
        <w:t>ו־OTEL_TRACES_SAMPLER_ARG</w:t>
      </w:r>
      <w:proofErr w:type="spellEnd"/>
      <w:r w:rsidRPr="00E31D5A">
        <w:rPr>
          <w:sz w:val="20"/>
          <w:szCs w:val="20"/>
          <w:rtl/>
        </w:rPr>
        <w:t xml:space="preserve"> </w:t>
      </w:r>
      <w:r w:rsidR="00727D53" w:rsidRPr="00E31D5A">
        <w:rPr>
          <w:sz w:val="20"/>
          <w:szCs w:val="20"/>
          <w:rtl/>
        </w:rPr>
        <w:br/>
      </w:r>
      <w:r w:rsidRPr="00E31D5A">
        <w:rPr>
          <w:sz w:val="20"/>
          <w:szCs w:val="20"/>
          <w:rtl/>
        </w:rPr>
        <w:t xml:space="preserve">(למשל </w:t>
      </w:r>
      <w:proofErr w:type="spellStart"/>
      <w:r w:rsidRPr="00E31D5A">
        <w:rPr>
          <w:sz w:val="20"/>
          <w:szCs w:val="20"/>
          <w:rtl/>
        </w:rPr>
        <w:t>ratio</w:t>
      </w:r>
      <w:proofErr w:type="spellEnd"/>
      <w:r w:rsidRPr="00E31D5A">
        <w:rPr>
          <w:sz w:val="20"/>
          <w:szCs w:val="20"/>
          <w:rtl/>
        </w:rPr>
        <w:t xml:space="preserve">=0.25 עבור </w:t>
      </w:r>
      <w:proofErr w:type="spellStart"/>
      <w:r w:rsidRPr="00E31D5A">
        <w:rPr>
          <w:sz w:val="20"/>
          <w:szCs w:val="20"/>
          <w:rtl/>
        </w:rPr>
        <w:t>TraceIdRatioBasedSampler</w:t>
      </w:r>
      <w:proofErr w:type="spellEnd"/>
      <w:r w:rsidRPr="00E31D5A">
        <w:rPr>
          <w:sz w:val="20"/>
          <w:szCs w:val="20"/>
          <w:rtl/>
        </w:rPr>
        <w:t>)</w:t>
      </w:r>
    </w:p>
    <w:p w14:paraId="4D2D5172" w14:textId="77777777" w:rsidR="000E724B" w:rsidRDefault="009346BC" w:rsidP="00E31D5A">
      <w:pPr>
        <w:spacing w:line="360" w:lineRule="auto"/>
        <w:rPr>
          <w:rtl/>
        </w:rPr>
      </w:pPr>
      <w:r>
        <w:rPr>
          <w:rtl/>
        </w:rPr>
        <w:t xml:space="preserve">במקרים רבים, הגדרות אלו ישלימו/יעקפו את ההגדרות בקוד. זה נוח במיוחד בעבודה </w:t>
      </w:r>
      <w:proofErr w:type="spellStart"/>
      <w:r>
        <w:rPr>
          <w:rtl/>
        </w:rPr>
        <w:t>ב־Docker</w:t>
      </w:r>
      <w:proofErr w:type="spellEnd"/>
      <w:r>
        <w:rPr>
          <w:rtl/>
        </w:rPr>
        <w:t>/</w:t>
      </w:r>
      <w:proofErr w:type="spellStart"/>
      <w:r>
        <w:rPr>
          <w:rtl/>
        </w:rPr>
        <w:t>Kubernetes</w:t>
      </w:r>
      <w:proofErr w:type="spellEnd"/>
      <w:r>
        <w:rPr>
          <w:rtl/>
        </w:rPr>
        <w:t>, או בתהליכי CI/CD.</w:t>
      </w:r>
    </w:p>
    <w:p w14:paraId="5E9A598E" w14:textId="77777777" w:rsidR="000E724B" w:rsidRDefault="009346BC">
      <w:pPr>
        <w:bidi w:val="0"/>
        <w:rPr>
          <w:rtl/>
        </w:rPr>
      </w:pPr>
      <w:r>
        <w:rPr>
          <w:rtl/>
        </w:rPr>
        <w:br w:type="page"/>
      </w:r>
    </w:p>
    <w:p w14:paraId="626A7FF0" w14:textId="77777777" w:rsidR="000E724B" w:rsidRDefault="009346BC" w:rsidP="00CA7219">
      <w:pPr>
        <w:pStyle w:val="Heading1"/>
        <w:spacing w:line="360" w:lineRule="auto"/>
        <w:jc w:val="both"/>
      </w:pPr>
      <w:bookmarkStart w:id="85" w:name="_Toc187864972"/>
      <w:bookmarkStart w:id="86" w:name="יישום-opentelemetry-בסביבות-השונות"/>
      <w:r>
        <w:rPr>
          <w:rtl/>
        </w:rPr>
        <w:lastRenderedPageBreak/>
        <w:t xml:space="preserve">יישום </w:t>
      </w:r>
      <w:proofErr w:type="spellStart"/>
      <w:r>
        <w:rPr>
          <w:rtl/>
        </w:rPr>
        <w:t>OpenTelemetry</w:t>
      </w:r>
      <w:proofErr w:type="spellEnd"/>
      <w:r>
        <w:rPr>
          <w:rtl/>
        </w:rPr>
        <w:t xml:space="preserve"> בסביבות השונות</w:t>
      </w:r>
      <w:bookmarkEnd w:id="85"/>
    </w:p>
    <w:p w14:paraId="2ABB14D9" w14:textId="77777777" w:rsidR="000E724B" w:rsidRDefault="009346BC" w:rsidP="00CA7219">
      <w:pPr>
        <w:pStyle w:val="Heading2"/>
        <w:spacing w:line="360" w:lineRule="auto"/>
        <w:jc w:val="both"/>
      </w:pPr>
      <w:bookmarkStart w:id="87" w:name="_Toc187864973"/>
      <w:bookmarkStart w:id="88" w:name="יישום-ב-openshift"/>
      <w:r>
        <w:rPr>
          <w:rtl/>
        </w:rPr>
        <w:t>יישום ב-</w:t>
      </w:r>
      <w:proofErr w:type="spellStart"/>
      <w:r>
        <w:rPr>
          <w:rtl/>
        </w:rPr>
        <w:t>OpenShift</w:t>
      </w:r>
      <w:bookmarkEnd w:id="87"/>
      <w:proofErr w:type="spellEnd"/>
    </w:p>
    <w:p w14:paraId="661B8991" w14:textId="77777777" w:rsidR="000E724B" w:rsidRDefault="009346BC" w:rsidP="00CA7219">
      <w:pPr>
        <w:spacing w:line="360" w:lineRule="auto"/>
        <w:jc w:val="both"/>
        <w:rPr>
          <w:rtl/>
        </w:rPr>
      </w:pPr>
      <w:proofErr w:type="spellStart"/>
      <w:r>
        <w:rPr>
          <w:rtl/>
        </w:rPr>
        <w:t>OpenShift</w:t>
      </w:r>
      <w:proofErr w:type="spellEnd"/>
      <w:r>
        <w:rPr>
          <w:rtl/>
        </w:rPr>
        <w:t xml:space="preserve"> מספק פלטפורמה מבוססת </w:t>
      </w:r>
      <w:proofErr w:type="spellStart"/>
      <w:r>
        <w:rPr>
          <w:rtl/>
        </w:rPr>
        <w:t>Kubernetes</w:t>
      </w:r>
      <w:proofErr w:type="spellEnd"/>
      <w:r>
        <w:rPr>
          <w:rtl/>
        </w:rPr>
        <w:t xml:space="preserve"> המאפשרת ניהול וניטור יעיל של אפליקציות. שילוב </w:t>
      </w:r>
      <w:proofErr w:type="spellStart"/>
      <w:r>
        <w:rPr>
          <w:rtl/>
        </w:rPr>
        <w:t>OpenTelemetry</w:t>
      </w:r>
      <w:proofErr w:type="spellEnd"/>
      <w:r>
        <w:rPr>
          <w:rtl/>
        </w:rPr>
        <w:t xml:space="preserve"> בסביבת </w:t>
      </w:r>
      <w:proofErr w:type="spellStart"/>
      <w:r>
        <w:rPr>
          <w:rtl/>
        </w:rPr>
        <w:t>OpenShift</w:t>
      </w:r>
      <w:proofErr w:type="spellEnd"/>
      <w:r>
        <w:rPr>
          <w:rtl/>
        </w:rPr>
        <w:t xml:space="preserve"> מאפשר איסוף מקיף של מידע </w:t>
      </w:r>
      <w:proofErr w:type="spellStart"/>
      <w:r>
        <w:rPr>
          <w:rtl/>
        </w:rPr>
        <w:t>טלמטרי</w:t>
      </w:r>
      <w:proofErr w:type="spellEnd"/>
      <w:r>
        <w:rPr>
          <w:rtl/>
        </w:rPr>
        <w:t xml:space="preserve"> תוך ניצול היכולות המובנות של הפלטפורמה </w:t>
      </w:r>
      <w:proofErr w:type="spellStart"/>
      <w:r>
        <w:rPr>
          <w:rtl/>
        </w:rPr>
        <w:t>וה-Operators</w:t>
      </w:r>
      <w:proofErr w:type="spellEnd"/>
      <w:r>
        <w:rPr>
          <w:rtl/>
        </w:rPr>
        <w:t xml:space="preserve"> שלה. נתמקד בהגדרת התשתית הנדרשת ואינטגרציה מיטבית עם שירותי המערכת.</w:t>
      </w:r>
    </w:p>
    <w:p w14:paraId="49797D7B" w14:textId="77777777" w:rsidR="00872EBC" w:rsidRPr="00872EBC" w:rsidRDefault="009346BC" w:rsidP="00872EBC">
      <w:pPr>
        <w:spacing w:line="360" w:lineRule="auto"/>
        <w:jc w:val="both"/>
        <w:rPr>
          <w:b/>
          <w:bCs/>
          <w:rtl/>
        </w:rPr>
      </w:pPr>
      <w:r w:rsidRPr="00872EBC">
        <w:rPr>
          <w:rFonts w:cs="Arial"/>
          <w:b/>
          <w:bCs/>
          <w:rtl/>
        </w:rPr>
        <w:t xml:space="preserve">הגדרת </w:t>
      </w:r>
      <w:r w:rsidRPr="00872EBC">
        <w:rPr>
          <w:b/>
          <w:bCs/>
        </w:rPr>
        <w:t>Operator</w:t>
      </w:r>
      <w:r w:rsidRPr="00872EBC">
        <w:rPr>
          <w:rFonts w:cs="Arial"/>
          <w:b/>
          <w:bCs/>
          <w:rtl/>
        </w:rPr>
        <w:t xml:space="preserve"> ב-</w:t>
      </w:r>
      <w:r w:rsidRPr="00872EBC">
        <w:rPr>
          <w:b/>
          <w:bCs/>
        </w:rPr>
        <w:t>OpenShift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245"/>
      </w:tblGrid>
      <w:tr w:rsidR="003C5B8A" w14:paraId="6D90319B" w14:textId="77777777" w:rsidTr="00F71DA7">
        <w:tc>
          <w:tcPr>
            <w:tcW w:w="9245" w:type="dxa"/>
          </w:tcPr>
          <w:p w14:paraId="54CFB08C" w14:textId="77777777" w:rsidR="00F71DA7" w:rsidRPr="00F71DA7" w:rsidRDefault="009346BC" w:rsidP="00F71DA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spellStart"/>
            <w:r w:rsidRPr="00F71DA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apiVersion</w:t>
            </w:r>
            <w:proofErr w:type="spellEnd"/>
            <w:r w:rsidRPr="00F71DA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F71DA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operators.coreos.com/v1alpha1</w:t>
            </w:r>
          </w:p>
          <w:p w14:paraId="3EB4D508" w14:textId="77777777" w:rsidR="00F71DA7" w:rsidRPr="00F71DA7" w:rsidRDefault="009346BC" w:rsidP="00F71DA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71DA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kind</w:t>
            </w:r>
            <w:r w:rsidRPr="00F71DA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F71DA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Subscription</w:t>
            </w:r>
          </w:p>
          <w:p w14:paraId="3A5D7C82" w14:textId="77777777" w:rsidR="00F71DA7" w:rsidRPr="00F71DA7" w:rsidRDefault="009346BC" w:rsidP="00F71DA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71DA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metadata</w:t>
            </w:r>
            <w:r w:rsidRPr="00F71DA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</w:p>
          <w:p w14:paraId="2F7E5095" w14:textId="77777777" w:rsidR="00F71DA7" w:rsidRPr="00F71DA7" w:rsidRDefault="009346BC" w:rsidP="00F71DA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71DA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F71DA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name</w:t>
            </w:r>
            <w:r w:rsidRPr="00F71DA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proofErr w:type="spellStart"/>
            <w:r w:rsidRPr="00F71DA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opentelemetry</w:t>
            </w:r>
            <w:proofErr w:type="spellEnd"/>
            <w:r w:rsidRPr="00F71DA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-operator</w:t>
            </w:r>
          </w:p>
          <w:p w14:paraId="1BE6374D" w14:textId="77777777" w:rsidR="00F71DA7" w:rsidRPr="00F71DA7" w:rsidRDefault="009346BC" w:rsidP="00F71DA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71DA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F71DA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namespace</w:t>
            </w:r>
            <w:r w:rsidRPr="00F71DA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proofErr w:type="spellStart"/>
            <w:r w:rsidRPr="00F71DA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opentelemetry</w:t>
            </w:r>
            <w:proofErr w:type="spellEnd"/>
          </w:p>
          <w:p w14:paraId="69E45046" w14:textId="77777777" w:rsidR="00F71DA7" w:rsidRPr="00F71DA7" w:rsidRDefault="009346BC" w:rsidP="00F71DA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71DA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spec</w:t>
            </w:r>
            <w:r w:rsidRPr="00F71DA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</w:p>
          <w:p w14:paraId="76E87C52" w14:textId="77777777" w:rsidR="00F71DA7" w:rsidRPr="00F71DA7" w:rsidRDefault="009346BC" w:rsidP="00F71DA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71DA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F71DA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channel</w:t>
            </w:r>
            <w:r w:rsidRPr="00F71DA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F71DA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stable</w:t>
            </w:r>
          </w:p>
          <w:p w14:paraId="4FF64F66" w14:textId="77777777" w:rsidR="00F71DA7" w:rsidRPr="00F71DA7" w:rsidRDefault="009346BC" w:rsidP="00F71DA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71DA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F71DA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name</w:t>
            </w:r>
            <w:r w:rsidRPr="00F71DA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proofErr w:type="spellStart"/>
            <w:r w:rsidRPr="00F71DA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opentelemetry</w:t>
            </w:r>
            <w:proofErr w:type="spellEnd"/>
            <w:r w:rsidRPr="00F71DA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-operator</w:t>
            </w:r>
          </w:p>
          <w:p w14:paraId="3750CE67" w14:textId="77777777" w:rsidR="00F71DA7" w:rsidRPr="00F71DA7" w:rsidRDefault="009346BC" w:rsidP="00F71DA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71DA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F71DA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source</w:t>
            </w:r>
            <w:r w:rsidRPr="00F71DA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F71DA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community-operators</w:t>
            </w:r>
          </w:p>
          <w:p w14:paraId="320B10CC" w14:textId="77777777" w:rsidR="00F71DA7" w:rsidRPr="00872EBC" w:rsidRDefault="009346BC" w:rsidP="00872EBC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71DA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spellStart"/>
            <w:r w:rsidRPr="00F71DA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sourceNamespace</w:t>
            </w:r>
            <w:proofErr w:type="spellEnd"/>
            <w:r w:rsidRPr="00F71DA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proofErr w:type="spellStart"/>
            <w:r w:rsidRPr="00F71DA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openshift</w:t>
            </w:r>
            <w:proofErr w:type="spellEnd"/>
            <w:r w:rsidRPr="00F71DA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-marketplace</w:t>
            </w:r>
          </w:p>
        </w:tc>
      </w:tr>
    </w:tbl>
    <w:p w14:paraId="4FCBFCCC" w14:textId="77777777" w:rsidR="00DD3F78" w:rsidRDefault="00DD3F78" w:rsidP="00CA7219">
      <w:pPr>
        <w:spacing w:line="360" w:lineRule="auto"/>
        <w:jc w:val="both"/>
        <w:rPr>
          <w:rFonts w:cs="Arial"/>
          <w:rtl/>
        </w:rPr>
      </w:pPr>
    </w:p>
    <w:p w14:paraId="5FADF0C1" w14:textId="77777777" w:rsidR="00055B49" w:rsidRDefault="009346BC" w:rsidP="00CA7219">
      <w:pPr>
        <w:spacing w:line="360" w:lineRule="auto"/>
        <w:jc w:val="both"/>
        <w:rPr>
          <w:b/>
          <w:bCs/>
          <w:rtl/>
        </w:rPr>
      </w:pPr>
      <w:proofErr w:type="spellStart"/>
      <w:r w:rsidRPr="00DD3F78">
        <w:rPr>
          <w:rFonts w:cs="Arial"/>
          <w:b/>
          <w:bCs/>
          <w:rtl/>
        </w:rPr>
        <w:t>קונפיגורציית</w:t>
      </w:r>
      <w:proofErr w:type="spellEnd"/>
      <w:r w:rsidRPr="00DD3F78">
        <w:rPr>
          <w:rFonts w:cs="Arial"/>
          <w:b/>
          <w:bCs/>
          <w:rtl/>
        </w:rPr>
        <w:t xml:space="preserve"> </w:t>
      </w:r>
      <w:proofErr w:type="spellStart"/>
      <w:r w:rsidRPr="00DD3F78">
        <w:rPr>
          <w:b/>
          <w:bCs/>
        </w:rPr>
        <w:t>OpenTelemetry</w:t>
      </w:r>
      <w:proofErr w:type="spellEnd"/>
      <w:r w:rsidRPr="00DD3F78">
        <w:rPr>
          <w:b/>
          <w:bCs/>
        </w:rPr>
        <w:t xml:space="preserve"> Collector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245"/>
      </w:tblGrid>
      <w:tr w:rsidR="003C5B8A" w14:paraId="28333CDC" w14:textId="77777777" w:rsidTr="00DD3F78">
        <w:tc>
          <w:tcPr>
            <w:tcW w:w="9245" w:type="dxa"/>
          </w:tcPr>
          <w:p w14:paraId="2EFA035E" w14:textId="77777777" w:rsidR="00DD3F78" w:rsidRPr="00DD3F78" w:rsidRDefault="009346BC" w:rsidP="00DD3F7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spellStart"/>
            <w:r w:rsidRPr="00DD3F7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apiVersion</w:t>
            </w:r>
            <w:proofErr w:type="spellEnd"/>
            <w:r w:rsidRPr="00DD3F7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opentelemetry.io/v1alpha1</w:t>
            </w:r>
          </w:p>
          <w:p w14:paraId="485FEC2A" w14:textId="77777777" w:rsidR="00DD3F78" w:rsidRPr="00DD3F78" w:rsidRDefault="009346BC" w:rsidP="00DD3F7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D3F7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kind</w:t>
            </w:r>
            <w:r w:rsidRPr="00DD3F7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proofErr w:type="spellStart"/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OpenTelemetryCollector</w:t>
            </w:r>
            <w:proofErr w:type="spellEnd"/>
          </w:p>
          <w:p w14:paraId="22F3D7E2" w14:textId="77777777" w:rsidR="00DD3F78" w:rsidRPr="00DD3F78" w:rsidRDefault="009346BC" w:rsidP="00DD3F7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D3F7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metadata</w:t>
            </w:r>
            <w:r w:rsidRPr="00DD3F7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</w:p>
          <w:p w14:paraId="7FADBDA8" w14:textId="77777777" w:rsidR="00DD3F78" w:rsidRPr="00DD3F78" w:rsidRDefault="009346BC" w:rsidP="00DD3F7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D3F7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DD3F7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name</w:t>
            </w:r>
            <w:r w:rsidRPr="00DD3F7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proofErr w:type="spellStart"/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otel</w:t>
            </w:r>
            <w:proofErr w:type="spellEnd"/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-collector</w:t>
            </w:r>
          </w:p>
          <w:p w14:paraId="4751DDF3" w14:textId="77777777" w:rsidR="00DD3F78" w:rsidRPr="00DD3F78" w:rsidRDefault="009346BC" w:rsidP="00DD3F7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D3F7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spec</w:t>
            </w:r>
            <w:r w:rsidRPr="00DD3F7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</w:p>
          <w:p w14:paraId="2ABCA04D" w14:textId="77777777" w:rsidR="00DD3F78" w:rsidRPr="00DD3F78" w:rsidRDefault="009346BC" w:rsidP="00DD3F7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D3F7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DD3F7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mode</w:t>
            </w:r>
            <w:r w:rsidRPr="00DD3F7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deployment</w:t>
            </w:r>
          </w:p>
          <w:p w14:paraId="215E6877" w14:textId="77777777" w:rsidR="00DD3F78" w:rsidRPr="00DD3F78" w:rsidRDefault="009346BC" w:rsidP="00DD3F7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D3F7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DD3F7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config</w:t>
            </w:r>
            <w:r w:rsidRPr="00DD3F7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DD3F78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|</w:t>
            </w:r>
          </w:p>
          <w:p w14:paraId="3DDA6370" w14:textId="77777777" w:rsidR="00DD3F78" w:rsidRPr="00DD3F78" w:rsidRDefault="009346BC" w:rsidP="00DD3F7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    receivers:</w:t>
            </w:r>
          </w:p>
          <w:p w14:paraId="7E25A117" w14:textId="77777777" w:rsidR="00DD3F78" w:rsidRPr="00DD3F78" w:rsidRDefault="009346BC" w:rsidP="00DD3F7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      </w:t>
            </w:r>
            <w:proofErr w:type="spellStart"/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otlp</w:t>
            </w:r>
            <w:proofErr w:type="spellEnd"/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:</w:t>
            </w:r>
          </w:p>
          <w:p w14:paraId="04A1F4A8" w14:textId="77777777" w:rsidR="00DD3F78" w:rsidRPr="00DD3F78" w:rsidRDefault="009346BC" w:rsidP="00DD3F7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        protocols:</w:t>
            </w:r>
          </w:p>
          <w:p w14:paraId="543389E7" w14:textId="77777777" w:rsidR="00DD3F78" w:rsidRPr="00DD3F78" w:rsidRDefault="009346BC" w:rsidP="00DD3F7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          </w:t>
            </w:r>
            <w:proofErr w:type="spellStart"/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grpc</w:t>
            </w:r>
            <w:proofErr w:type="spellEnd"/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:</w:t>
            </w:r>
          </w:p>
          <w:p w14:paraId="583E3796" w14:textId="77777777" w:rsidR="00DD3F78" w:rsidRPr="00DD3F78" w:rsidRDefault="009346BC" w:rsidP="00DD3F7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            endpoint: "0.0.0.0:4317"</w:t>
            </w:r>
          </w:p>
          <w:p w14:paraId="65E75912" w14:textId="77777777" w:rsidR="00DD3F78" w:rsidRPr="00DD3F78" w:rsidRDefault="009346BC" w:rsidP="00DD3F7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          http:</w:t>
            </w:r>
          </w:p>
          <w:p w14:paraId="7750F0BC" w14:textId="77777777" w:rsidR="00DD3F78" w:rsidRPr="00DD3F78" w:rsidRDefault="009346BC" w:rsidP="00DD3F7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            endpoint: "0.0.0.0:4318"</w:t>
            </w:r>
          </w:p>
          <w:p w14:paraId="77305D65" w14:textId="77777777" w:rsidR="00DD3F78" w:rsidRPr="00DD3F78" w:rsidRDefault="009346BC" w:rsidP="00DD3F7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    </w:t>
            </w:r>
          </w:p>
          <w:p w14:paraId="157BEAB3" w14:textId="77777777" w:rsidR="00DD3F78" w:rsidRPr="00DD3F78" w:rsidRDefault="009346BC" w:rsidP="00DD3F7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    processors:</w:t>
            </w:r>
          </w:p>
          <w:p w14:paraId="4DE78402" w14:textId="77777777" w:rsidR="00DD3F78" w:rsidRPr="00DD3F78" w:rsidRDefault="009346BC" w:rsidP="00DD3F7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      batch:</w:t>
            </w:r>
          </w:p>
          <w:p w14:paraId="45C0164B" w14:textId="77777777" w:rsidR="00DD3F78" w:rsidRPr="00DD3F78" w:rsidRDefault="009346BC" w:rsidP="00DD3F7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        timeout: 1s</w:t>
            </w:r>
          </w:p>
          <w:p w14:paraId="752425B7" w14:textId="77777777" w:rsidR="00DD3F78" w:rsidRPr="00DD3F78" w:rsidRDefault="009346BC" w:rsidP="00DD3F7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        </w:t>
            </w:r>
            <w:proofErr w:type="spellStart"/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send_batch_size</w:t>
            </w:r>
            <w:proofErr w:type="spellEnd"/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: 1024</w:t>
            </w:r>
          </w:p>
          <w:p w14:paraId="06C7E1F5" w14:textId="77777777" w:rsidR="00DD3F78" w:rsidRPr="00DD3F78" w:rsidRDefault="009346BC" w:rsidP="00DD3F7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      </w:t>
            </w:r>
            <w:proofErr w:type="spellStart"/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memory_limiter</w:t>
            </w:r>
            <w:proofErr w:type="spellEnd"/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:</w:t>
            </w:r>
          </w:p>
          <w:p w14:paraId="3D342CE0" w14:textId="77777777" w:rsidR="00DD3F78" w:rsidRPr="00DD3F78" w:rsidRDefault="009346BC" w:rsidP="00DD3F7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        </w:t>
            </w:r>
            <w:proofErr w:type="spellStart"/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check_interval</w:t>
            </w:r>
            <w:proofErr w:type="spellEnd"/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: 1s</w:t>
            </w:r>
          </w:p>
          <w:p w14:paraId="15AA620C" w14:textId="77777777" w:rsidR="00DD3F78" w:rsidRPr="00DD3F78" w:rsidRDefault="009346BC" w:rsidP="00DD3F7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        </w:t>
            </w:r>
            <w:proofErr w:type="spellStart"/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limit_mib</w:t>
            </w:r>
            <w:proofErr w:type="spellEnd"/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: 512</w:t>
            </w:r>
          </w:p>
          <w:p w14:paraId="44802393" w14:textId="77777777" w:rsidR="00DD3F78" w:rsidRPr="00DD3F78" w:rsidRDefault="009346BC" w:rsidP="00DD3F7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    </w:t>
            </w:r>
          </w:p>
          <w:p w14:paraId="02E1A79B" w14:textId="77777777" w:rsidR="00DD3F78" w:rsidRPr="00DD3F78" w:rsidRDefault="009346BC" w:rsidP="00DD3F7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lastRenderedPageBreak/>
              <w:t>    exporters:</w:t>
            </w:r>
          </w:p>
          <w:p w14:paraId="25E799AF" w14:textId="77777777" w:rsidR="00DD3F78" w:rsidRPr="00DD3F78" w:rsidRDefault="009346BC" w:rsidP="00DD3F7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      logging:</w:t>
            </w:r>
          </w:p>
          <w:p w14:paraId="40FFA724" w14:textId="77777777" w:rsidR="00DD3F78" w:rsidRPr="00DD3F78" w:rsidRDefault="009346BC" w:rsidP="00DD3F7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        </w:t>
            </w:r>
            <w:proofErr w:type="spellStart"/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loglevel</w:t>
            </w:r>
            <w:proofErr w:type="spellEnd"/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: debug</w:t>
            </w:r>
          </w:p>
          <w:p w14:paraId="2ABBF562" w14:textId="77777777" w:rsidR="00DD3F78" w:rsidRPr="00DD3F78" w:rsidRDefault="009346BC" w:rsidP="00DD3F7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      </w:t>
            </w:r>
            <w:proofErr w:type="gramStart"/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jaeger</w:t>
            </w:r>
            <w:proofErr w:type="gramEnd"/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:</w:t>
            </w:r>
          </w:p>
          <w:p w14:paraId="07C17A43" w14:textId="77777777" w:rsidR="00DD3F78" w:rsidRPr="00DD3F78" w:rsidRDefault="009346BC" w:rsidP="00DD3F7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        endpoint: jaeger-collector:14250</w:t>
            </w:r>
          </w:p>
          <w:p w14:paraId="247BFEA9" w14:textId="77777777" w:rsidR="00DD3F78" w:rsidRPr="00DD3F78" w:rsidRDefault="009346BC" w:rsidP="00DD3F7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        </w:t>
            </w:r>
            <w:proofErr w:type="spellStart"/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tls</w:t>
            </w:r>
            <w:proofErr w:type="spellEnd"/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:</w:t>
            </w:r>
          </w:p>
          <w:p w14:paraId="43E55437" w14:textId="77777777" w:rsidR="00DD3F78" w:rsidRPr="00DD3F78" w:rsidRDefault="009346BC" w:rsidP="00DD3F7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          insecure: true</w:t>
            </w:r>
          </w:p>
          <w:p w14:paraId="4FDC8C02" w14:textId="77777777" w:rsidR="00DD3F78" w:rsidRPr="00DD3F78" w:rsidRDefault="009346BC" w:rsidP="00DD3F7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    </w:t>
            </w:r>
          </w:p>
          <w:p w14:paraId="5AF4143F" w14:textId="77777777" w:rsidR="00DD3F78" w:rsidRPr="00DD3F78" w:rsidRDefault="009346BC" w:rsidP="00DD3F7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    service:</w:t>
            </w:r>
          </w:p>
          <w:p w14:paraId="60B9A7D3" w14:textId="77777777" w:rsidR="00DD3F78" w:rsidRPr="00DD3F78" w:rsidRDefault="009346BC" w:rsidP="00DD3F7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      pipelines:</w:t>
            </w:r>
          </w:p>
          <w:p w14:paraId="4D683BEB" w14:textId="77777777" w:rsidR="00DD3F78" w:rsidRPr="00DD3F78" w:rsidRDefault="009346BC" w:rsidP="00DD3F7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        traces:</w:t>
            </w:r>
          </w:p>
          <w:p w14:paraId="32CF8049" w14:textId="77777777" w:rsidR="00DD3F78" w:rsidRPr="00DD3F78" w:rsidRDefault="009346BC" w:rsidP="00DD3F7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          receivers: [</w:t>
            </w:r>
            <w:proofErr w:type="spellStart"/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otlp</w:t>
            </w:r>
            <w:proofErr w:type="spellEnd"/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]</w:t>
            </w:r>
          </w:p>
          <w:p w14:paraId="5D794929" w14:textId="77777777" w:rsidR="00DD3F78" w:rsidRPr="00DD3F78" w:rsidRDefault="009346BC" w:rsidP="00DD3F7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          processors: [</w:t>
            </w:r>
            <w:proofErr w:type="spellStart"/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memory_limiter</w:t>
            </w:r>
            <w:proofErr w:type="spellEnd"/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, batch]</w:t>
            </w:r>
          </w:p>
          <w:p w14:paraId="10F87F2B" w14:textId="77777777" w:rsidR="00DD3F78" w:rsidRPr="00DD3F78" w:rsidRDefault="009346BC" w:rsidP="00DD3F7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D3F7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          exporters: [logging, jaeger]</w:t>
            </w:r>
          </w:p>
        </w:tc>
      </w:tr>
    </w:tbl>
    <w:p w14:paraId="50B28C27" w14:textId="77777777" w:rsidR="002F0142" w:rsidRDefault="002F0142" w:rsidP="00CA7219">
      <w:pPr>
        <w:spacing w:line="360" w:lineRule="auto"/>
        <w:jc w:val="both"/>
        <w:rPr>
          <w:rFonts w:cs="Arial"/>
          <w:b/>
          <w:bCs/>
          <w:rtl/>
        </w:rPr>
      </w:pPr>
    </w:p>
    <w:p w14:paraId="6CB791E7" w14:textId="77777777" w:rsidR="00DD3F78" w:rsidRDefault="009346BC" w:rsidP="00CA7219">
      <w:pPr>
        <w:spacing w:line="360" w:lineRule="auto"/>
        <w:jc w:val="both"/>
        <w:rPr>
          <w:b/>
          <w:bCs/>
          <w:rtl/>
        </w:rPr>
      </w:pPr>
      <w:r w:rsidRPr="002F0142">
        <w:rPr>
          <w:rFonts w:cs="Arial"/>
          <w:b/>
          <w:bCs/>
          <w:rtl/>
        </w:rPr>
        <w:t xml:space="preserve">הגדרת </w:t>
      </w:r>
      <w:r w:rsidRPr="002F0142">
        <w:rPr>
          <w:b/>
          <w:bCs/>
        </w:rPr>
        <w:t>Instrumentation</w:t>
      </w:r>
      <w:r w:rsidRPr="002F0142">
        <w:rPr>
          <w:rFonts w:cs="Arial"/>
          <w:b/>
          <w:bCs/>
          <w:rtl/>
        </w:rPr>
        <w:t xml:space="preserve"> ב-.</w:t>
      </w:r>
      <w:r w:rsidRPr="002F0142">
        <w:rPr>
          <w:b/>
          <w:bCs/>
        </w:rPr>
        <w:t>NET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245"/>
      </w:tblGrid>
      <w:tr w:rsidR="003C5B8A" w14:paraId="644CCDA3" w14:textId="77777777" w:rsidTr="002F0142">
        <w:tc>
          <w:tcPr>
            <w:tcW w:w="9245" w:type="dxa"/>
          </w:tcPr>
          <w:p w14:paraId="59652DAC" w14:textId="77777777" w:rsidR="002F0142" w:rsidRPr="002F0142" w:rsidRDefault="009346BC" w:rsidP="002F0142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spellStart"/>
            <w:proofErr w:type="gramStart"/>
            <w:r w:rsidRPr="002F014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services</w:t>
            </w:r>
            <w:r w:rsidRPr="002F014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2F0142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AddOpenTelemetry</w:t>
            </w:r>
            <w:proofErr w:type="spellEnd"/>
            <w:proofErr w:type="gramEnd"/>
            <w:r w:rsidRPr="002F014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</w:t>
            </w:r>
          </w:p>
          <w:p w14:paraId="199608E9" w14:textId="77777777" w:rsidR="002F0142" w:rsidRPr="002F0142" w:rsidRDefault="009346BC" w:rsidP="002F0142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F014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2F014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proofErr w:type="spellStart"/>
            <w:r w:rsidRPr="002F0142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WithTracing</w:t>
            </w:r>
            <w:proofErr w:type="spellEnd"/>
            <w:proofErr w:type="gramEnd"/>
            <w:r w:rsidRPr="002F014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F014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builder</w:t>
            </w:r>
            <w:r w:rsidRPr="002F014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=&gt;</w:t>
            </w:r>
          </w:p>
          <w:p w14:paraId="2BE09BED" w14:textId="77777777" w:rsidR="002F0142" w:rsidRPr="002F0142" w:rsidRDefault="009346BC" w:rsidP="002F0142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F014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{</w:t>
            </w:r>
          </w:p>
          <w:p w14:paraId="62CA9F4C" w14:textId="77777777" w:rsidR="002F0142" w:rsidRPr="002F0142" w:rsidRDefault="009346BC" w:rsidP="002F0142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F014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F014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builder</w:t>
            </w:r>
          </w:p>
          <w:p w14:paraId="124E1C66" w14:textId="77777777" w:rsidR="002F0142" w:rsidRPr="002F0142" w:rsidRDefault="009346BC" w:rsidP="002F0142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F014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proofErr w:type="gramStart"/>
            <w:r w:rsidRPr="002F014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proofErr w:type="spellStart"/>
            <w:r w:rsidRPr="002F0142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AddSource</w:t>
            </w:r>
            <w:proofErr w:type="spellEnd"/>
            <w:proofErr w:type="gramEnd"/>
            <w:r w:rsidRPr="002F014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F014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2F014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MyCompany.MyService</w:t>
            </w:r>
            <w:proofErr w:type="spellEnd"/>
            <w:r w:rsidRPr="002F014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2F014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14:paraId="59A43D36" w14:textId="77777777" w:rsidR="002F0142" w:rsidRPr="002F0142" w:rsidRDefault="009346BC" w:rsidP="002F0142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F014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proofErr w:type="gramStart"/>
            <w:r w:rsidRPr="002F014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proofErr w:type="spellStart"/>
            <w:r w:rsidRPr="002F0142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ConfigureResource</w:t>
            </w:r>
            <w:proofErr w:type="spellEnd"/>
            <w:proofErr w:type="gramEnd"/>
            <w:r w:rsidRPr="002F014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F014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</w:t>
            </w:r>
            <w:r w:rsidRPr="002F014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=&gt; </w:t>
            </w:r>
            <w:r w:rsidRPr="002F014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</w:t>
            </w:r>
          </w:p>
          <w:p w14:paraId="0CCD1763" w14:textId="77777777" w:rsidR="002F0142" w:rsidRPr="002F0142" w:rsidRDefault="009346BC" w:rsidP="002F0142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F014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    </w:t>
            </w:r>
            <w:proofErr w:type="gramStart"/>
            <w:r w:rsidRPr="002F014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proofErr w:type="spellStart"/>
            <w:r w:rsidRPr="002F0142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AddService</w:t>
            </w:r>
            <w:proofErr w:type="spellEnd"/>
            <w:proofErr w:type="gramEnd"/>
            <w:r w:rsidRPr="002F014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F014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2F014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MyService</w:t>
            </w:r>
            <w:proofErr w:type="spellEnd"/>
            <w:r w:rsidRPr="002F014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2F014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14:paraId="3306F17B" w14:textId="77777777" w:rsidR="002F0142" w:rsidRPr="002F0142" w:rsidRDefault="009346BC" w:rsidP="002F0142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F014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    </w:t>
            </w:r>
            <w:proofErr w:type="gramStart"/>
            <w:r w:rsidRPr="002F014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proofErr w:type="spellStart"/>
            <w:r w:rsidRPr="002F0142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AddAttributes</w:t>
            </w:r>
            <w:proofErr w:type="spellEnd"/>
            <w:proofErr w:type="gramEnd"/>
            <w:r w:rsidRPr="002F014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F014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2F014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F0142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Dictionary</w:t>
            </w:r>
            <w:r w:rsidRPr="002F014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&lt;</w:t>
            </w:r>
            <w:r w:rsidRPr="002F014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string</w:t>
            </w:r>
            <w:r w:rsidRPr="002F014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2F014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object</w:t>
            </w:r>
            <w:r w:rsidRPr="002F014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&gt;</w:t>
            </w:r>
          </w:p>
          <w:p w14:paraId="2C6ABE39" w14:textId="77777777" w:rsidR="002F0142" w:rsidRPr="002F0142" w:rsidRDefault="009346BC" w:rsidP="002F0142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F014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    {</w:t>
            </w:r>
          </w:p>
          <w:p w14:paraId="16104F93" w14:textId="77777777" w:rsidR="002F0142" w:rsidRPr="002F0142" w:rsidRDefault="009346BC" w:rsidP="002F0142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F014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        [</w:t>
            </w:r>
            <w:r w:rsidRPr="002F014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proofErr w:type="gramStart"/>
            <w:r w:rsidRPr="002F014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deployment.environment</w:t>
            </w:r>
            <w:proofErr w:type="spellEnd"/>
            <w:proofErr w:type="gramEnd"/>
            <w:r w:rsidRPr="002F014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2F014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] = </w:t>
            </w:r>
            <w:r w:rsidRPr="002F014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2F014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openshift</w:t>
            </w:r>
            <w:proofErr w:type="spellEnd"/>
            <w:r w:rsidRPr="002F014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-prod"</w:t>
            </w:r>
            <w:r w:rsidRPr="002F014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14:paraId="0AC97D18" w14:textId="77777777" w:rsidR="002F0142" w:rsidRPr="002F0142" w:rsidRDefault="009346BC" w:rsidP="002F0142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F014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        [</w:t>
            </w:r>
            <w:r w:rsidRPr="002F014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"k8s.namespace.name"</w:t>
            </w:r>
            <w:r w:rsidRPr="002F014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] = </w:t>
            </w:r>
            <w:r w:rsidRPr="002F014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"my-namespace"</w:t>
            </w:r>
          </w:p>
          <w:p w14:paraId="6ED0A828" w14:textId="77777777" w:rsidR="002F0142" w:rsidRPr="002F0142" w:rsidRDefault="009346BC" w:rsidP="002F0142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F014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    }))</w:t>
            </w:r>
          </w:p>
          <w:p w14:paraId="55CFE756" w14:textId="77777777" w:rsidR="002F0142" w:rsidRPr="002F0142" w:rsidRDefault="009346BC" w:rsidP="002F0142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F014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proofErr w:type="gramStart"/>
            <w:r w:rsidRPr="002F014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proofErr w:type="spellStart"/>
            <w:r w:rsidRPr="002F0142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AddOtlpExporter</w:t>
            </w:r>
            <w:proofErr w:type="spellEnd"/>
            <w:proofErr w:type="gramEnd"/>
            <w:r w:rsidRPr="002F014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F014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opts</w:t>
            </w:r>
            <w:r w:rsidRPr="002F014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=&gt;</w:t>
            </w:r>
          </w:p>
          <w:p w14:paraId="23EAC229" w14:textId="77777777" w:rsidR="002F0142" w:rsidRPr="002F0142" w:rsidRDefault="009346BC" w:rsidP="002F0142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F014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{</w:t>
            </w:r>
          </w:p>
          <w:p w14:paraId="0027524D" w14:textId="77777777" w:rsidR="002F0142" w:rsidRPr="002F0142" w:rsidRDefault="009346BC" w:rsidP="002F0142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F014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    </w:t>
            </w:r>
            <w:proofErr w:type="spellStart"/>
            <w:proofErr w:type="gramStart"/>
            <w:r w:rsidRPr="002F014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opts</w:t>
            </w:r>
            <w:r w:rsidRPr="002F014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2F014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Endpoint</w:t>
            </w:r>
            <w:proofErr w:type="spellEnd"/>
            <w:proofErr w:type="gramEnd"/>
            <w:r w:rsidRPr="002F014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2F014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2F014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F0142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Uri</w:t>
            </w:r>
            <w:r w:rsidRPr="002F014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F014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"http://otel-collector:4317"</w:t>
            </w:r>
            <w:r w:rsidRPr="002F014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14:paraId="7F8CF84F" w14:textId="77777777" w:rsidR="002F0142" w:rsidRPr="002F0142" w:rsidRDefault="009346BC" w:rsidP="002F0142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F014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});</w:t>
            </w:r>
          </w:p>
          <w:p w14:paraId="5E1EF293" w14:textId="77777777" w:rsidR="002F0142" w:rsidRPr="002F0142" w:rsidRDefault="009346BC" w:rsidP="002F0142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F014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});</w:t>
            </w:r>
          </w:p>
        </w:tc>
      </w:tr>
    </w:tbl>
    <w:p w14:paraId="7179D70E" w14:textId="77777777" w:rsidR="002F0142" w:rsidRDefault="002F0142" w:rsidP="00CA7219">
      <w:pPr>
        <w:spacing w:line="360" w:lineRule="auto"/>
        <w:jc w:val="both"/>
        <w:rPr>
          <w:b/>
          <w:bCs/>
          <w:rtl/>
        </w:rPr>
      </w:pPr>
    </w:p>
    <w:p w14:paraId="6A3C230D" w14:textId="77777777" w:rsidR="002F0142" w:rsidRDefault="009346BC">
      <w:pPr>
        <w:bidi w:val="0"/>
        <w:rPr>
          <w:b/>
          <w:bCs/>
          <w:rtl/>
        </w:rPr>
      </w:pPr>
      <w:r>
        <w:rPr>
          <w:b/>
          <w:bCs/>
          <w:rtl/>
        </w:rPr>
        <w:br w:type="page"/>
      </w:r>
    </w:p>
    <w:p w14:paraId="2019AA60" w14:textId="77777777" w:rsidR="000E724B" w:rsidRDefault="009346BC" w:rsidP="00CA7219">
      <w:pPr>
        <w:pStyle w:val="Heading2"/>
        <w:spacing w:line="360" w:lineRule="auto"/>
        <w:jc w:val="both"/>
      </w:pPr>
      <w:bookmarkStart w:id="89" w:name="_Toc187864974"/>
      <w:bookmarkStart w:id="90" w:name="שילוב-עם-knative"/>
      <w:bookmarkEnd w:id="88"/>
      <w:r>
        <w:rPr>
          <w:rtl/>
        </w:rPr>
        <w:lastRenderedPageBreak/>
        <w:t xml:space="preserve">שילוב עם </w:t>
      </w:r>
      <w:proofErr w:type="spellStart"/>
      <w:r>
        <w:rPr>
          <w:rtl/>
        </w:rPr>
        <w:t>Knative</w:t>
      </w:r>
      <w:bookmarkEnd w:id="89"/>
      <w:proofErr w:type="spellEnd"/>
    </w:p>
    <w:p w14:paraId="13A9F9FF" w14:textId="77777777" w:rsidR="000E724B" w:rsidRDefault="009346BC" w:rsidP="00CA7219">
      <w:pPr>
        <w:spacing w:line="360" w:lineRule="auto"/>
        <w:jc w:val="both"/>
        <w:rPr>
          <w:rtl/>
        </w:rPr>
      </w:pPr>
      <w:proofErr w:type="spellStart"/>
      <w:r>
        <w:rPr>
          <w:rtl/>
        </w:rPr>
        <w:t>Knative</w:t>
      </w:r>
      <w:proofErr w:type="spellEnd"/>
      <w:r>
        <w:rPr>
          <w:rtl/>
        </w:rPr>
        <w:t xml:space="preserve"> מרחיב את יכולות ה-</w:t>
      </w:r>
      <w:proofErr w:type="spellStart"/>
      <w:r>
        <w:rPr>
          <w:rtl/>
        </w:rPr>
        <w:t>Kubernetes</w:t>
      </w:r>
      <w:proofErr w:type="spellEnd"/>
      <w:r>
        <w:rPr>
          <w:rtl/>
        </w:rPr>
        <w:t xml:space="preserve"> עם תכונות </w:t>
      </w:r>
      <w:proofErr w:type="spellStart"/>
      <w:r>
        <w:rPr>
          <w:rtl/>
        </w:rPr>
        <w:t>serverless</w:t>
      </w:r>
      <w:proofErr w:type="spellEnd"/>
      <w:r>
        <w:rPr>
          <w:rtl/>
        </w:rPr>
        <w:t xml:space="preserve"> ואוטומציה מתקדמת. שילוב </w:t>
      </w:r>
      <w:proofErr w:type="spellStart"/>
      <w:r>
        <w:rPr>
          <w:rtl/>
        </w:rPr>
        <w:t>OpenTelemetry</w:t>
      </w:r>
      <w:proofErr w:type="spellEnd"/>
      <w:r>
        <w:rPr>
          <w:rtl/>
        </w:rPr>
        <w:t xml:space="preserve"> עם </w:t>
      </w:r>
      <w:proofErr w:type="spellStart"/>
      <w:r>
        <w:rPr>
          <w:rtl/>
        </w:rPr>
        <w:t>Knative</w:t>
      </w:r>
      <w:proofErr w:type="spellEnd"/>
      <w:r>
        <w:rPr>
          <w:rtl/>
        </w:rPr>
        <w:t xml:space="preserve"> מאפשר ניטור מדויק של </w:t>
      </w:r>
      <w:proofErr w:type="spellStart"/>
      <w:r>
        <w:rPr>
          <w:rtl/>
        </w:rPr>
        <w:t>workloads</w:t>
      </w:r>
      <w:proofErr w:type="spellEnd"/>
      <w:r>
        <w:rPr>
          <w:rtl/>
        </w:rPr>
        <w:t xml:space="preserve"> מבוססי אירועים, כולל מדידת ביצועים של </w:t>
      </w:r>
      <w:proofErr w:type="spellStart"/>
      <w:r>
        <w:rPr>
          <w:rtl/>
        </w:rPr>
        <w:t>scaling</w:t>
      </w:r>
      <w:proofErr w:type="spellEnd"/>
      <w:r>
        <w:rPr>
          <w:rtl/>
        </w:rPr>
        <w:t xml:space="preserve"> אוטומטי וזמני תגובה של שירותים. נראה כיצד להגדיר </w:t>
      </w:r>
      <w:proofErr w:type="spellStart"/>
      <w:r>
        <w:rPr>
          <w:rtl/>
        </w:rPr>
        <w:t>ולנטר</w:t>
      </w:r>
      <w:proofErr w:type="spellEnd"/>
      <w:r>
        <w:rPr>
          <w:rtl/>
        </w:rPr>
        <w:t xml:space="preserve"> שירותי </w:t>
      </w:r>
      <w:proofErr w:type="spellStart"/>
      <w:r>
        <w:rPr>
          <w:rtl/>
        </w:rPr>
        <w:t>Knative</w:t>
      </w:r>
      <w:proofErr w:type="spellEnd"/>
      <w:r>
        <w:rPr>
          <w:rtl/>
        </w:rPr>
        <w:t xml:space="preserve"> באופן אפקטיבי.</w:t>
      </w:r>
    </w:p>
    <w:p w14:paraId="7AE86C4C" w14:textId="77777777" w:rsidR="00583B93" w:rsidRDefault="009346BC" w:rsidP="00CA7219">
      <w:pPr>
        <w:spacing w:line="360" w:lineRule="auto"/>
        <w:jc w:val="both"/>
        <w:rPr>
          <w:b/>
          <w:bCs/>
          <w:rtl/>
        </w:rPr>
      </w:pPr>
      <w:r w:rsidRPr="00583B93">
        <w:rPr>
          <w:rFonts w:cs="Arial"/>
          <w:b/>
          <w:bCs/>
          <w:rtl/>
        </w:rPr>
        <w:t xml:space="preserve">הגדרת </w:t>
      </w:r>
      <w:proofErr w:type="spellStart"/>
      <w:r w:rsidRPr="00583B93">
        <w:rPr>
          <w:b/>
          <w:bCs/>
        </w:rPr>
        <w:t>Knative</w:t>
      </w:r>
      <w:proofErr w:type="spellEnd"/>
      <w:r w:rsidRPr="00583B93">
        <w:rPr>
          <w:b/>
          <w:bCs/>
        </w:rPr>
        <w:t xml:space="preserve"> Service</w:t>
      </w:r>
      <w:r w:rsidRPr="00583B93">
        <w:rPr>
          <w:rFonts w:cs="Arial"/>
          <w:b/>
          <w:bCs/>
          <w:rtl/>
        </w:rPr>
        <w:t xml:space="preserve"> עם </w:t>
      </w:r>
      <w:proofErr w:type="spellStart"/>
      <w:r w:rsidRPr="00583B93">
        <w:rPr>
          <w:b/>
          <w:bCs/>
        </w:rPr>
        <w:t>OpenTelemetry</w:t>
      </w:r>
      <w:proofErr w:type="spellEnd"/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245"/>
      </w:tblGrid>
      <w:tr w:rsidR="003C5B8A" w14:paraId="36608204" w14:textId="77777777" w:rsidTr="00583B93">
        <w:tc>
          <w:tcPr>
            <w:tcW w:w="9245" w:type="dxa"/>
          </w:tcPr>
          <w:p w14:paraId="418F9672" w14:textId="77777777" w:rsidR="00B23798" w:rsidRPr="00B23798" w:rsidRDefault="009346BC" w:rsidP="00B2379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>
              <w:rPr>
                <w:b/>
                <w:bCs/>
                <w:rtl/>
              </w:rPr>
              <w:tab/>
            </w:r>
            <w:proofErr w:type="spellStart"/>
            <w:r w:rsidRPr="00B2379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apiVersion</w:t>
            </w:r>
            <w:proofErr w:type="spellEnd"/>
            <w:r w:rsidRPr="00B2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proofErr w:type="spellStart"/>
            <w:r w:rsidRPr="00B2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serving.knative.dev</w:t>
            </w:r>
            <w:proofErr w:type="spellEnd"/>
            <w:r w:rsidRPr="00B2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/v1</w:t>
            </w:r>
          </w:p>
          <w:p w14:paraId="3C8B708D" w14:textId="77777777" w:rsidR="00B23798" w:rsidRPr="00B23798" w:rsidRDefault="009346BC" w:rsidP="00B2379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2379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kind</w:t>
            </w:r>
            <w:r w:rsidRPr="00B2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B2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Service</w:t>
            </w:r>
          </w:p>
          <w:p w14:paraId="4C69A298" w14:textId="77777777" w:rsidR="00B23798" w:rsidRPr="00B23798" w:rsidRDefault="009346BC" w:rsidP="00B2379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2379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metadata</w:t>
            </w:r>
            <w:r w:rsidRPr="00B2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</w:p>
          <w:p w14:paraId="0B8F851A" w14:textId="77777777" w:rsidR="00B23798" w:rsidRPr="00B23798" w:rsidRDefault="009346BC" w:rsidP="00B2379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2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B2379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name</w:t>
            </w:r>
            <w:r w:rsidRPr="00B2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B2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my-service</w:t>
            </w:r>
          </w:p>
          <w:p w14:paraId="1BF1EECB" w14:textId="77777777" w:rsidR="00B23798" w:rsidRPr="00B23798" w:rsidRDefault="009346BC" w:rsidP="00B2379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2379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spec</w:t>
            </w:r>
            <w:r w:rsidRPr="00B2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</w:p>
          <w:p w14:paraId="2B62AC00" w14:textId="77777777" w:rsidR="00B23798" w:rsidRPr="00B23798" w:rsidRDefault="009346BC" w:rsidP="00B2379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2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B2379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B2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</w:p>
          <w:p w14:paraId="036D5611" w14:textId="77777777" w:rsidR="00B23798" w:rsidRPr="00B23798" w:rsidRDefault="009346BC" w:rsidP="00B2379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2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B2379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metadata</w:t>
            </w:r>
            <w:r w:rsidRPr="00B2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</w:p>
          <w:p w14:paraId="148B8A64" w14:textId="77777777" w:rsidR="00B23798" w:rsidRPr="00B23798" w:rsidRDefault="009346BC" w:rsidP="00B2379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2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B2379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annotations</w:t>
            </w:r>
            <w:r w:rsidRPr="00B2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</w:p>
          <w:p w14:paraId="4848EB5B" w14:textId="77777777" w:rsidR="00B23798" w:rsidRPr="00B23798" w:rsidRDefault="009346BC" w:rsidP="00B2379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2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B2379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instrumentation.opentelemetry.io/inject-</w:t>
            </w:r>
            <w:proofErr w:type="spellStart"/>
            <w:r w:rsidRPr="00B2379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sdk</w:t>
            </w:r>
            <w:proofErr w:type="spellEnd"/>
            <w:r w:rsidRPr="00B2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B2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"true"</w:t>
            </w:r>
          </w:p>
          <w:p w14:paraId="3079D169" w14:textId="77777777" w:rsidR="00B23798" w:rsidRPr="00B23798" w:rsidRDefault="009346BC" w:rsidP="00B2379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2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B2379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spec</w:t>
            </w:r>
            <w:r w:rsidRPr="00B2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</w:p>
          <w:p w14:paraId="4C636A55" w14:textId="77777777" w:rsidR="00B23798" w:rsidRPr="00B23798" w:rsidRDefault="009346BC" w:rsidP="00B2379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2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B2379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containers</w:t>
            </w:r>
            <w:r w:rsidRPr="00B2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</w:p>
          <w:p w14:paraId="1CF319C5" w14:textId="77777777" w:rsidR="00B23798" w:rsidRPr="00B23798" w:rsidRDefault="009346BC" w:rsidP="00B2379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2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- </w:t>
            </w:r>
            <w:r w:rsidRPr="00B2379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image</w:t>
            </w:r>
            <w:r w:rsidRPr="00B2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proofErr w:type="spellStart"/>
            <w:r w:rsidRPr="00B2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my-</w:t>
            </w:r>
            <w:proofErr w:type="gramStart"/>
            <w:r w:rsidRPr="00B2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service:latest</w:t>
            </w:r>
            <w:proofErr w:type="spellEnd"/>
            <w:proofErr w:type="gramEnd"/>
          </w:p>
          <w:p w14:paraId="35305AB5" w14:textId="77777777" w:rsidR="00B23798" w:rsidRPr="00B23798" w:rsidRDefault="009346BC" w:rsidP="00B2379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2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B2379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env</w:t>
            </w:r>
            <w:r w:rsidRPr="00B2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</w:p>
          <w:p w14:paraId="1B1497D0" w14:textId="77777777" w:rsidR="00B23798" w:rsidRPr="00B23798" w:rsidRDefault="009346BC" w:rsidP="00B2379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2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- </w:t>
            </w:r>
            <w:r w:rsidRPr="00B2379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name</w:t>
            </w:r>
            <w:r w:rsidRPr="00B2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B2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OTEL_SERVICE_NAME</w:t>
            </w:r>
          </w:p>
          <w:p w14:paraId="0010DA09" w14:textId="77777777" w:rsidR="00B23798" w:rsidRPr="00B23798" w:rsidRDefault="009346BC" w:rsidP="00B2379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2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  </w:t>
            </w:r>
            <w:r w:rsidRPr="00B2379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value</w:t>
            </w:r>
            <w:r w:rsidRPr="00B2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B2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"my-</w:t>
            </w:r>
            <w:proofErr w:type="spellStart"/>
            <w:r w:rsidRPr="00B2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knative</w:t>
            </w:r>
            <w:proofErr w:type="spellEnd"/>
            <w:r w:rsidRPr="00B2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-service"</w:t>
            </w:r>
          </w:p>
          <w:p w14:paraId="21894C16" w14:textId="77777777" w:rsidR="00B23798" w:rsidRPr="00B23798" w:rsidRDefault="009346BC" w:rsidP="00B2379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2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- </w:t>
            </w:r>
            <w:r w:rsidRPr="00B2379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name</w:t>
            </w:r>
            <w:r w:rsidRPr="00B2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B2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OTEL_EXPORTER_OTLP_ENDPOINT</w:t>
            </w:r>
          </w:p>
          <w:p w14:paraId="2B38A00B" w14:textId="77777777" w:rsidR="00583B93" w:rsidRPr="00B23798" w:rsidRDefault="009346BC" w:rsidP="00B2379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2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  </w:t>
            </w:r>
            <w:r w:rsidRPr="00B2379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value</w:t>
            </w:r>
            <w:r w:rsidRPr="00B2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B2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"http://otel-collector:4317"</w:t>
            </w:r>
          </w:p>
        </w:tc>
      </w:tr>
    </w:tbl>
    <w:p w14:paraId="2F6899E3" w14:textId="77777777" w:rsidR="00B23798" w:rsidRDefault="00B23798" w:rsidP="00CA7219">
      <w:pPr>
        <w:spacing w:line="360" w:lineRule="auto"/>
        <w:jc w:val="both"/>
        <w:rPr>
          <w:rFonts w:cs="Arial"/>
          <w:b/>
          <w:bCs/>
          <w:rtl/>
        </w:rPr>
      </w:pPr>
    </w:p>
    <w:p w14:paraId="5AE46969" w14:textId="77777777" w:rsidR="00583B93" w:rsidRDefault="009346BC" w:rsidP="00CA7219">
      <w:pPr>
        <w:spacing w:line="360" w:lineRule="auto"/>
        <w:jc w:val="both"/>
        <w:rPr>
          <w:rFonts w:cs="Arial"/>
          <w:b/>
          <w:bCs/>
          <w:rtl/>
        </w:rPr>
      </w:pPr>
      <w:proofErr w:type="spellStart"/>
      <w:r w:rsidRPr="00583B93">
        <w:rPr>
          <w:rFonts w:cs="Arial"/>
          <w:b/>
          <w:bCs/>
          <w:rtl/>
        </w:rPr>
        <w:t>קונפיגורציית</w:t>
      </w:r>
      <w:proofErr w:type="spellEnd"/>
      <w:r w:rsidRPr="00583B93">
        <w:rPr>
          <w:rFonts w:cs="Arial"/>
          <w:b/>
          <w:bCs/>
          <w:rtl/>
        </w:rPr>
        <w:t xml:space="preserve"> אוטו-</w:t>
      </w:r>
      <w:proofErr w:type="spellStart"/>
      <w:r w:rsidRPr="00583B93">
        <w:rPr>
          <w:rFonts w:cs="Arial"/>
          <w:b/>
          <w:bCs/>
          <w:rtl/>
        </w:rPr>
        <w:t>סקיילינג</w:t>
      </w:r>
      <w:proofErr w:type="spellEnd"/>
      <w:r w:rsidRPr="00583B93">
        <w:rPr>
          <w:rFonts w:cs="Arial"/>
          <w:b/>
          <w:bCs/>
          <w:rtl/>
        </w:rPr>
        <w:t xml:space="preserve"> עם טלמטריה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245"/>
      </w:tblGrid>
      <w:tr w:rsidR="003C5B8A" w14:paraId="2DD679BF" w14:textId="77777777" w:rsidTr="00583B93">
        <w:tc>
          <w:tcPr>
            <w:tcW w:w="9245" w:type="dxa"/>
          </w:tcPr>
          <w:p w14:paraId="07ACDA15" w14:textId="77777777" w:rsidR="00B23798" w:rsidRPr="00B23798" w:rsidRDefault="009346BC" w:rsidP="00B2379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spellStart"/>
            <w:r w:rsidRPr="00B2379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apiVersion</w:t>
            </w:r>
            <w:proofErr w:type="spellEnd"/>
            <w:r w:rsidRPr="00B2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B2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autoscaling/v2</w:t>
            </w:r>
          </w:p>
          <w:p w14:paraId="0D37118D" w14:textId="77777777" w:rsidR="00B23798" w:rsidRPr="00B23798" w:rsidRDefault="009346BC" w:rsidP="00B2379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2379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kind</w:t>
            </w:r>
            <w:r w:rsidRPr="00B2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proofErr w:type="spellStart"/>
            <w:r w:rsidRPr="00B2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HorizontalPodAutoscaler</w:t>
            </w:r>
            <w:proofErr w:type="spellEnd"/>
          </w:p>
          <w:p w14:paraId="14A9115D" w14:textId="77777777" w:rsidR="00B23798" w:rsidRPr="00B23798" w:rsidRDefault="009346BC" w:rsidP="00B2379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2379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metadata</w:t>
            </w:r>
            <w:r w:rsidRPr="00B2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</w:p>
          <w:p w14:paraId="350BC6AC" w14:textId="77777777" w:rsidR="00B23798" w:rsidRPr="00B23798" w:rsidRDefault="009346BC" w:rsidP="00B2379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2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B2379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name</w:t>
            </w:r>
            <w:r w:rsidRPr="00B2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B2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my-service-</w:t>
            </w:r>
            <w:proofErr w:type="spellStart"/>
            <w:r w:rsidRPr="00B2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hpa</w:t>
            </w:r>
            <w:proofErr w:type="spellEnd"/>
          </w:p>
          <w:p w14:paraId="1FD17C91" w14:textId="77777777" w:rsidR="00B23798" w:rsidRPr="00B23798" w:rsidRDefault="009346BC" w:rsidP="00B2379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2379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spec</w:t>
            </w:r>
            <w:r w:rsidRPr="00B2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</w:p>
          <w:p w14:paraId="42A49679" w14:textId="77777777" w:rsidR="00B23798" w:rsidRPr="00B23798" w:rsidRDefault="009346BC" w:rsidP="00B2379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2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B2379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metrics</w:t>
            </w:r>
            <w:r w:rsidRPr="00B2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</w:p>
          <w:p w14:paraId="3F2D8AF4" w14:textId="77777777" w:rsidR="00B23798" w:rsidRPr="00B23798" w:rsidRDefault="009346BC" w:rsidP="00B2379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2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- </w:t>
            </w:r>
            <w:r w:rsidRPr="00B2379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type</w:t>
            </w:r>
            <w:r w:rsidRPr="00B2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proofErr w:type="spellStart"/>
            <w:r w:rsidRPr="00B2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OpenTelemetry</w:t>
            </w:r>
            <w:proofErr w:type="spellEnd"/>
          </w:p>
          <w:p w14:paraId="51389B2A" w14:textId="77777777" w:rsidR="00B23798" w:rsidRPr="00B23798" w:rsidRDefault="009346BC" w:rsidP="00B2379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2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spellStart"/>
            <w:r w:rsidRPr="00B2379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openTelemetry</w:t>
            </w:r>
            <w:proofErr w:type="spellEnd"/>
            <w:r w:rsidRPr="00B2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</w:p>
          <w:p w14:paraId="03A58303" w14:textId="77777777" w:rsidR="00B23798" w:rsidRPr="00B23798" w:rsidRDefault="009346BC" w:rsidP="00B2379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2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spellStart"/>
            <w:r w:rsidRPr="00B2379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metricName</w:t>
            </w:r>
            <w:proofErr w:type="spellEnd"/>
            <w:r w:rsidRPr="00B2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B2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B2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request_duration_seconds</w:t>
            </w:r>
            <w:proofErr w:type="spellEnd"/>
            <w:r w:rsidRPr="00B2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</w:p>
          <w:p w14:paraId="7F9FBB04" w14:textId="77777777" w:rsidR="00583B93" w:rsidRPr="00B23798" w:rsidRDefault="009346BC" w:rsidP="00B23798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rtl/>
              </w:rPr>
            </w:pPr>
            <w:r w:rsidRPr="00B2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spellStart"/>
            <w:r w:rsidRPr="00B2379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targetAverageValue</w:t>
            </w:r>
            <w:proofErr w:type="spellEnd"/>
            <w:r w:rsidRPr="00B2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B23798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0.1</w:t>
            </w:r>
          </w:p>
        </w:tc>
      </w:tr>
    </w:tbl>
    <w:p w14:paraId="18096071" w14:textId="77777777" w:rsidR="00F47CFD" w:rsidRDefault="00F47CFD" w:rsidP="00CA7219">
      <w:pPr>
        <w:spacing w:line="360" w:lineRule="auto"/>
        <w:jc w:val="both"/>
        <w:rPr>
          <w:b/>
          <w:bCs/>
          <w:rtl/>
        </w:rPr>
      </w:pPr>
    </w:p>
    <w:p w14:paraId="3AC5908A" w14:textId="77777777" w:rsidR="00F47CFD" w:rsidRDefault="009346BC">
      <w:pPr>
        <w:bidi w:val="0"/>
        <w:rPr>
          <w:b/>
          <w:bCs/>
          <w:rtl/>
        </w:rPr>
      </w:pPr>
      <w:r>
        <w:rPr>
          <w:b/>
          <w:bCs/>
          <w:rtl/>
        </w:rPr>
        <w:br w:type="page"/>
      </w:r>
    </w:p>
    <w:p w14:paraId="4846CE88" w14:textId="77777777" w:rsidR="000E724B" w:rsidRDefault="009346BC" w:rsidP="00CA7219">
      <w:pPr>
        <w:pStyle w:val="Heading2"/>
        <w:spacing w:line="360" w:lineRule="auto"/>
        <w:jc w:val="both"/>
      </w:pPr>
      <w:bookmarkStart w:id="91" w:name="_Toc187864975"/>
      <w:bookmarkStart w:id="92" w:name="אינטגרציה-עם-dapr"/>
      <w:bookmarkEnd w:id="90"/>
      <w:r>
        <w:rPr>
          <w:rtl/>
        </w:rPr>
        <w:lastRenderedPageBreak/>
        <w:t xml:space="preserve">אינטגרציה עם </w:t>
      </w:r>
      <w:proofErr w:type="spellStart"/>
      <w:r>
        <w:rPr>
          <w:rtl/>
        </w:rPr>
        <w:t>Dapr</w:t>
      </w:r>
      <w:bookmarkEnd w:id="91"/>
      <w:proofErr w:type="spellEnd"/>
    </w:p>
    <w:p w14:paraId="5F6E0D6C" w14:textId="77777777" w:rsidR="000E724B" w:rsidRDefault="009346BC" w:rsidP="00CA7219">
      <w:pPr>
        <w:spacing w:line="360" w:lineRule="auto"/>
        <w:jc w:val="both"/>
        <w:rPr>
          <w:rtl/>
        </w:rPr>
      </w:pPr>
      <w:proofErr w:type="spellStart"/>
      <w:r>
        <w:rPr>
          <w:rtl/>
        </w:rPr>
        <w:t>Dapr</w:t>
      </w:r>
      <w:proofErr w:type="spellEnd"/>
      <w:r>
        <w:rPr>
          <w:rtl/>
        </w:rPr>
        <w:t xml:space="preserve"> (</w:t>
      </w:r>
      <w:proofErr w:type="spellStart"/>
      <w:r>
        <w:rPr>
          <w:rtl/>
        </w:rPr>
        <w:t>Distributed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Application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Runtime</w:t>
      </w:r>
      <w:proofErr w:type="spellEnd"/>
      <w:r>
        <w:rPr>
          <w:rtl/>
        </w:rPr>
        <w:t xml:space="preserve">) מפשט את פיתוח האפליקציות המבוזרות על ידי הפשטה של שירותי תשתית נפוצים. שילוב </w:t>
      </w:r>
      <w:proofErr w:type="spellStart"/>
      <w:r>
        <w:rPr>
          <w:rtl/>
        </w:rPr>
        <w:t>OpenTelemetry</w:t>
      </w:r>
      <w:proofErr w:type="spellEnd"/>
      <w:r>
        <w:rPr>
          <w:rtl/>
        </w:rPr>
        <w:t xml:space="preserve"> עם </w:t>
      </w:r>
      <w:proofErr w:type="spellStart"/>
      <w:r>
        <w:rPr>
          <w:rtl/>
        </w:rPr>
        <w:t>Dapr</w:t>
      </w:r>
      <w:proofErr w:type="spellEnd"/>
      <w:r>
        <w:rPr>
          <w:rtl/>
        </w:rPr>
        <w:t xml:space="preserve"> מעשיר את יכולות הניטור עם מידע על תקשורת בין שירותים, ניהול מצב, ותבניות פרסום-הרשמה. נלמד כיצד לנצל את היכולות המשולבות של שתי הטכנולוגיות.</w:t>
      </w:r>
    </w:p>
    <w:p w14:paraId="1C05D628" w14:textId="77777777" w:rsidR="00F47CFD" w:rsidRPr="008F75BB" w:rsidRDefault="009346BC" w:rsidP="00CA7219">
      <w:pPr>
        <w:spacing w:line="360" w:lineRule="auto"/>
        <w:jc w:val="both"/>
        <w:rPr>
          <w:b/>
          <w:bCs/>
          <w:rtl/>
        </w:rPr>
      </w:pPr>
      <w:r w:rsidRPr="008F75BB">
        <w:rPr>
          <w:rFonts w:cs="Arial"/>
          <w:b/>
          <w:bCs/>
          <w:rtl/>
        </w:rPr>
        <w:t xml:space="preserve">הגדרת </w:t>
      </w:r>
      <w:proofErr w:type="spellStart"/>
      <w:r w:rsidRPr="008F75BB">
        <w:rPr>
          <w:b/>
          <w:bCs/>
        </w:rPr>
        <w:t>Dapr</w:t>
      </w:r>
      <w:proofErr w:type="spellEnd"/>
      <w:r w:rsidRPr="008F75BB">
        <w:rPr>
          <w:b/>
          <w:bCs/>
        </w:rPr>
        <w:t xml:space="preserve"> Component</w:t>
      </w:r>
      <w:r w:rsidRPr="008F75BB">
        <w:rPr>
          <w:rFonts w:cs="Arial"/>
          <w:b/>
          <w:bCs/>
          <w:rtl/>
        </w:rPr>
        <w:t xml:space="preserve"> עם </w:t>
      </w:r>
      <w:proofErr w:type="spellStart"/>
      <w:r w:rsidRPr="008F75BB">
        <w:rPr>
          <w:b/>
          <w:bCs/>
        </w:rPr>
        <w:t>OpenTelemetry</w:t>
      </w:r>
      <w:proofErr w:type="spellEnd"/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245"/>
      </w:tblGrid>
      <w:tr w:rsidR="003C5B8A" w14:paraId="5C9890F7" w14:textId="77777777" w:rsidTr="00F47CFD">
        <w:tc>
          <w:tcPr>
            <w:tcW w:w="9245" w:type="dxa"/>
          </w:tcPr>
          <w:p w14:paraId="26F581EB" w14:textId="77777777" w:rsidR="00F47CFD" w:rsidRPr="00F47CFD" w:rsidRDefault="009346BC" w:rsidP="00F47CFD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spellStart"/>
            <w:r w:rsidRPr="00F47CF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apiVersion</w:t>
            </w:r>
            <w:proofErr w:type="spellEnd"/>
            <w:r w:rsidRPr="00F47CF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F47CF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dapr.io/v1alpha1</w:t>
            </w:r>
          </w:p>
          <w:p w14:paraId="3385CF7E" w14:textId="77777777" w:rsidR="00F47CFD" w:rsidRPr="00F47CFD" w:rsidRDefault="009346BC" w:rsidP="00F47CFD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47CF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kind</w:t>
            </w:r>
            <w:r w:rsidRPr="00F47CF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F47CF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Component</w:t>
            </w:r>
          </w:p>
          <w:p w14:paraId="2F75D450" w14:textId="77777777" w:rsidR="00F47CFD" w:rsidRPr="00F47CFD" w:rsidRDefault="009346BC" w:rsidP="00F47CFD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47CF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metadata</w:t>
            </w:r>
            <w:r w:rsidRPr="00F47CF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</w:p>
          <w:p w14:paraId="565EDC19" w14:textId="77777777" w:rsidR="00F47CFD" w:rsidRPr="00F47CFD" w:rsidRDefault="009346BC" w:rsidP="00F47CFD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47CF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F47CF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name</w:t>
            </w:r>
            <w:r w:rsidRPr="00F47CF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F47CF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tracing</w:t>
            </w:r>
          </w:p>
          <w:p w14:paraId="102E9F86" w14:textId="77777777" w:rsidR="00F47CFD" w:rsidRPr="00F47CFD" w:rsidRDefault="009346BC" w:rsidP="00F47CFD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47CF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spec</w:t>
            </w:r>
            <w:r w:rsidRPr="00F47CF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</w:p>
          <w:p w14:paraId="67AA957E" w14:textId="77777777" w:rsidR="00F47CFD" w:rsidRPr="00F47CFD" w:rsidRDefault="009346BC" w:rsidP="00F47CFD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47CF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F47CF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type</w:t>
            </w:r>
            <w:r w:rsidRPr="00F47CF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proofErr w:type="spellStart"/>
            <w:proofErr w:type="gramStart"/>
            <w:r w:rsidRPr="00F47CF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middleware.http</w:t>
            </w:r>
            <w:proofErr w:type="gramEnd"/>
            <w:r w:rsidRPr="00F47CF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.opentelemetry</w:t>
            </w:r>
            <w:proofErr w:type="spellEnd"/>
          </w:p>
          <w:p w14:paraId="1635FD5C" w14:textId="77777777" w:rsidR="00F47CFD" w:rsidRPr="00F47CFD" w:rsidRDefault="009346BC" w:rsidP="00F47CFD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47CF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F47CF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version</w:t>
            </w:r>
            <w:r w:rsidRPr="00F47CF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F47CF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v1</w:t>
            </w:r>
          </w:p>
          <w:p w14:paraId="30456C31" w14:textId="77777777" w:rsidR="00F47CFD" w:rsidRPr="00F47CFD" w:rsidRDefault="009346BC" w:rsidP="00F47CFD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47CF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F47CF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metadata</w:t>
            </w:r>
            <w:r w:rsidRPr="00F47CF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</w:p>
          <w:p w14:paraId="72546F5C" w14:textId="77777777" w:rsidR="00F47CFD" w:rsidRPr="00F47CFD" w:rsidRDefault="009346BC" w:rsidP="00F47CFD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47CF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- </w:t>
            </w:r>
            <w:r w:rsidRPr="00F47CF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name</w:t>
            </w:r>
            <w:r w:rsidRPr="00F47CF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proofErr w:type="spellStart"/>
            <w:r w:rsidRPr="00F47CF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exporterEndpoint</w:t>
            </w:r>
            <w:proofErr w:type="spellEnd"/>
          </w:p>
          <w:p w14:paraId="2C411B47" w14:textId="77777777" w:rsidR="00F47CFD" w:rsidRPr="00F47CFD" w:rsidRDefault="009346BC" w:rsidP="00F47CFD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47CF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F47CF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value</w:t>
            </w:r>
            <w:r w:rsidRPr="00F47CF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F47CF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"otel-collector:4317"</w:t>
            </w:r>
          </w:p>
          <w:p w14:paraId="58C03A33" w14:textId="77777777" w:rsidR="00F47CFD" w:rsidRPr="00F47CFD" w:rsidRDefault="009346BC" w:rsidP="00F47CFD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47CF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- </w:t>
            </w:r>
            <w:r w:rsidRPr="00F47CF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name</w:t>
            </w:r>
            <w:r w:rsidRPr="00F47CF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proofErr w:type="spellStart"/>
            <w:r w:rsidRPr="00F47CF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samplingRate</w:t>
            </w:r>
            <w:proofErr w:type="spellEnd"/>
          </w:p>
          <w:p w14:paraId="61859456" w14:textId="77777777" w:rsidR="00F47CFD" w:rsidRPr="00F47CFD" w:rsidRDefault="009346BC" w:rsidP="00F47CFD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47CF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F47CF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value</w:t>
            </w:r>
            <w:r w:rsidRPr="00F47CF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F47CF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"1.0"</w:t>
            </w:r>
          </w:p>
        </w:tc>
      </w:tr>
    </w:tbl>
    <w:p w14:paraId="63FE38E2" w14:textId="77777777" w:rsidR="00F47CFD" w:rsidRDefault="00F47CFD" w:rsidP="00CA7219">
      <w:pPr>
        <w:spacing w:line="360" w:lineRule="auto"/>
        <w:jc w:val="both"/>
        <w:rPr>
          <w:rtl/>
        </w:rPr>
      </w:pPr>
    </w:p>
    <w:p w14:paraId="2AD9182F" w14:textId="77777777" w:rsidR="00F47CFD" w:rsidRDefault="009346BC" w:rsidP="00CA7219">
      <w:pPr>
        <w:spacing w:line="360" w:lineRule="auto"/>
        <w:jc w:val="both"/>
        <w:rPr>
          <w:b/>
          <w:bCs/>
          <w:rtl/>
        </w:rPr>
      </w:pPr>
      <w:r w:rsidRPr="008F75BB">
        <w:rPr>
          <w:rFonts w:cs="Arial"/>
          <w:b/>
          <w:bCs/>
          <w:rtl/>
        </w:rPr>
        <w:t>קונפיגורציה משולבת ב-.</w:t>
      </w:r>
      <w:r w:rsidRPr="008F75BB">
        <w:rPr>
          <w:b/>
          <w:bCs/>
        </w:rPr>
        <w:t>NET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245"/>
      </w:tblGrid>
      <w:tr w:rsidR="003C5B8A" w14:paraId="03A8086D" w14:textId="77777777" w:rsidTr="008F75BB">
        <w:tc>
          <w:tcPr>
            <w:tcW w:w="9245" w:type="dxa"/>
          </w:tcPr>
          <w:p w14:paraId="658193FF" w14:textId="77777777" w:rsidR="008F75BB" w:rsidRPr="008F75BB" w:rsidRDefault="009346BC" w:rsidP="008F75BB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F75B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</w:t>
            </w:r>
            <w:r w:rsidRPr="008F75B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F75B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builder</w:t>
            </w:r>
            <w:r w:rsidRPr="008F75B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proofErr w:type="spellStart"/>
            <w:r w:rsidRPr="008F75B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WebApplication</w:t>
            </w:r>
            <w:r w:rsidRPr="008F75B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8F75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CreateBuilder</w:t>
            </w:r>
            <w:proofErr w:type="spellEnd"/>
            <w:r w:rsidRPr="008F75B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spellStart"/>
            <w:r w:rsidRPr="008F75B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args</w:t>
            </w:r>
            <w:proofErr w:type="spellEnd"/>
            <w:proofErr w:type="gramStart"/>
            <w:r w:rsidRPr="008F75B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  <w:proofErr w:type="gramEnd"/>
          </w:p>
          <w:p w14:paraId="37177E12" w14:textId="77777777" w:rsidR="008F75BB" w:rsidRPr="008F75BB" w:rsidRDefault="008F75BB" w:rsidP="008F75BB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14:paraId="1B4C499D" w14:textId="77777777" w:rsidR="008F75BB" w:rsidRPr="008F75BB" w:rsidRDefault="009346BC" w:rsidP="008F75BB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F75B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// </w:t>
            </w:r>
            <w:r w:rsidRPr="008F75BB">
              <w:rPr>
                <w:rFonts w:ascii="Consolas" w:eastAsia="Times New Roman" w:hAnsi="Consolas" w:cs="Times New Roman"/>
                <w:color w:val="6A9955"/>
                <w:sz w:val="21"/>
                <w:szCs w:val="21"/>
                <w:rtl/>
              </w:rPr>
              <w:t>הגדרת</w:t>
            </w:r>
            <w:r w:rsidRPr="008F75B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</w:t>
            </w:r>
            <w:proofErr w:type="spellStart"/>
            <w:r w:rsidRPr="008F75B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Dapr</w:t>
            </w:r>
            <w:proofErr w:type="spellEnd"/>
            <w:r w:rsidRPr="008F75B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</w:t>
            </w:r>
            <w:r w:rsidRPr="008F75BB">
              <w:rPr>
                <w:rFonts w:ascii="Consolas" w:eastAsia="Times New Roman" w:hAnsi="Consolas" w:cs="Times New Roman"/>
                <w:color w:val="6A9955"/>
                <w:sz w:val="21"/>
                <w:szCs w:val="21"/>
                <w:rtl/>
              </w:rPr>
              <w:t>עם</w:t>
            </w:r>
            <w:r w:rsidRPr="008F75B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</w:t>
            </w:r>
            <w:proofErr w:type="spellStart"/>
            <w:r w:rsidRPr="008F75B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OpenTelemetry</w:t>
            </w:r>
            <w:proofErr w:type="spellEnd"/>
          </w:p>
          <w:p w14:paraId="58B0D40A" w14:textId="77777777" w:rsidR="008F75BB" w:rsidRPr="008F75BB" w:rsidRDefault="009346BC" w:rsidP="008F75BB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spellStart"/>
            <w:proofErr w:type="gramStart"/>
            <w:r w:rsidRPr="008F75B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builder</w:t>
            </w:r>
            <w:r w:rsidRPr="008F75B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8F75B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Services</w:t>
            </w:r>
            <w:r w:rsidRPr="008F75B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8F75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AddDapr</w:t>
            </w:r>
            <w:proofErr w:type="spellEnd"/>
            <w:proofErr w:type="gramEnd"/>
            <w:r w:rsidRPr="008F75B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();</w:t>
            </w:r>
          </w:p>
          <w:p w14:paraId="12C372D4" w14:textId="77777777" w:rsidR="008F75BB" w:rsidRPr="008F75BB" w:rsidRDefault="009346BC" w:rsidP="008F75BB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spellStart"/>
            <w:proofErr w:type="gramStart"/>
            <w:r w:rsidRPr="008F75B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builder</w:t>
            </w:r>
            <w:r w:rsidRPr="008F75B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8F75B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Services</w:t>
            </w:r>
            <w:r w:rsidRPr="008F75B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8F75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AddOpenTelemetry</w:t>
            </w:r>
            <w:proofErr w:type="spellEnd"/>
            <w:proofErr w:type="gramEnd"/>
            <w:r w:rsidRPr="008F75B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</w:t>
            </w:r>
          </w:p>
          <w:p w14:paraId="6F18F7C5" w14:textId="77777777" w:rsidR="008F75BB" w:rsidRPr="008F75BB" w:rsidRDefault="009346BC" w:rsidP="008F75BB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F75B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8F75B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proofErr w:type="spellStart"/>
            <w:r w:rsidRPr="008F75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WithTracing</w:t>
            </w:r>
            <w:proofErr w:type="spellEnd"/>
            <w:proofErr w:type="gramEnd"/>
            <w:r w:rsidRPr="008F75B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8F75B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builder</w:t>
            </w:r>
            <w:r w:rsidRPr="008F75B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F75B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</w:p>
          <w:p w14:paraId="2BE628B8" w14:textId="77777777" w:rsidR="008F75BB" w:rsidRPr="008F75BB" w:rsidRDefault="009346BC" w:rsidP="008F75BB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F75B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{</w:t>
            </w:r>
          </w:p>
          <w:p w14:paraId="37B4E0E7" w14:textId="77777777" w:rsidR="008F75BB" w:rsidRPr="008F75BB" w:rsidRDefault="009346BC" w:rsidP="008F75BB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F75B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8F75B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builder</w:t>
            </w:r>
          </w:p>
          <w:p w14:paraId="3124D164" w14:textId="77777777" w:rsidR="008F75BB" w:rsidRPr="008F75BB" w:rsidRDefault="009346BC" w:rsidP="008F75BB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F75B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proofErr w:type="gramStart"/>
            <w:r w:rsidRPr="008F75B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proofErr w:type="spellStart"/>
            <w:r w:rsidRPr="008F75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AddAspNetCoreInstrumentation</w:t>
            </w:r>
            <w:proofErr w:type="spellEnd"/>
            <w:proofErr w:type="gramEnd"/>
            <w:r w:rsidRPr="008F75B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</w:t>
            </w:r>
          </w:p>
          <w:p w14:paraId="6C81AA24" w14:textId="77777777" w:rsidR="008F75BB" w:rsidRPr="008F75BB" w:rsidRDefault="009346BC" w:rsidP="008F75BB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F75B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proofErr w:type="gramStart"/>
            <w:r w:rsidRPr="008F75B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proofErr w:type="spellStart"/>
            <w:r w:rsidRPr="008F75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AddDaprInstrumentation</w:t>
            </w:r>
            <w:proofErr w:type="spellEnd"/>
            <w:proofErr w:type="gramEnd"/>
            <w:r w:rsidRPr="008F75B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</w:t>
            </w:r>
          </w:p>
          <w:p w14:paraId="4569057D" w14:textId="77777777" w:rsidR="008F75BB" w:rsidRPr="008F75BB" w:rsidRDefault="009346BC" w:rsidP="008F75BB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F75B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proofErr w:type="gramStart"/>
            <w:r w:rsidRPr="008F75B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proofErr w:type="spellStart"/>
            <w:r w:rsidRPr="008F75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AddOtlpExporter</w:t>
            </w:r>
            <w:proofErr w:type="spellEnd"/>
            <w:proofErr w:type="gramEnd"/>
            <w:r w:rsidRPr="008F75B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();</w:t>
            </w:r>
          </w:p>
          <w:p w14:paraId="69046127" w14:textId="77777777" w:rsidR="008F75BB" w:rsidRPr="008F75BB" w:rsidRDefault="009346BC" w:rsidP="008F75BB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F75B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</w:t>
            </w:r>
          </w:p>
          <w:p w14:paraId="680FFFB7" w14:textId="77777777" w:rsidR="008F75BB" w:rsidRPr="008F75BB" w:rsidRDefault="009346BC" w:rsidP="008F75BB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F75B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8F75B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proofErr w:type="spellStart"/>
            <w:r w:rsidRPr="008F75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WithMetrics</w:t>
            </w:r>
            <w:proofErr w:type="spellEnd"/>
            <w:proofErr w:type="gramEnd"/>
            <w:r w:rsidRPr="008F75B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8F75B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builder</w:t>
            </w:r>
            <w:r w:rsidRPr="008F75B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F75B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</w:p>
          <w:p w14:paraId="48D1F48F" w14:textId="77777777" w:rsidR="008F75BB" w:rsidRPr="008F75BB" w:rsidRDefault="009346BC" w:rsidP="008F75BB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F75B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{</w:t>
            </w:r>
          </w:p>
          <w:p w14:paraId="399FED10" w14:textId="77777777" w:rsidR="008F75BB" w:rsidRPr="008F75BB" w:rsidRDefault="009346BC" w:rsidP="008F75BB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F75B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8F75B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builder</w:t>
            </w:r>
          </w:p>
          <w:p w14:paraId="475653DB" w14:textId="77777777" w:rsidR="008F75BB" w:rsidRPr="008F75BB" w:rsidRDefault="009346BC" w:rsidP="008F75BB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F75B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proofErr w:type="gramStart"/>
            <w:r w:rsidRPr="008F75B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proofErr w:type="spellStart"/>
            <w:r w:rsidRPr="008F75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AddAspNetCoreInstrumentation</w:t>
            </w:r>
            <w:proofErr w:type="spellEnd"/>
            <w:proofErr w:type="gramEnd"/>
            <w:r w:rsidRPr="008F75B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</w:t>
            </w:r>
          </w:p>
          <w:p w14:paraId="55DBD89E" w14:textId="77777777" w:rsidR="008F75BB" w:rsidRPr="008F75BB" w:rsidRDefault="009346BC" w:rsidP="008F75BB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F75B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proofErr w:type="gramStart"/>
            <w:r w:rsidRPr="008F75B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proofErr w:type="spellStart"/>
            <w:r w:rsidRPr="008F75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AddDaprInstrumentation</w:t>
            </w:r>
            <w:proofErr w:type="spellEnd"/>
            <w:proofErr w:type="gramEnd"/>
            <w:r w:rsidRPr="008F75B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</w:t>
            </w:r>
          </w:p>
          <w:p w14:paraId="6E11F9FD" w14:textId="77777777" w:rsidR="008F75BB" w:rsidRPr="008F75BB" w:rsidRDefault="009346BC" w:rsidP="008F75BB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F75B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proofErr w:type="gramStart"/>
            <w:r w:rsidRPr="008F75B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proofErr w:type="spellStart"/>
            <w:r w:rsidRPr="008F75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AddOtlpExporter</w:t>
            </w:r>
            <w:proofErr w:type="spellEnd"/>
            <w:proofErr w:type="gramEnd"/>
            <w:r w:rsidRPr="008F75B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();</w:t>
            </w:r>
          </w:p>
          <w:p w14:paraId="42B061E3" w14:textId="77777777" w:rsidR="008F75BB" w:rsidRPr="008F75BB" w:rsidRDefault="009346BC" w:rsidP="008F75BB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F75B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});</w:t>
            </w:r>
          </w:p>
        </w:tc>
      </w:tr>
    </w:tbl>
    <w:p w14:paraId="6057F199" w14:textId="77777777" w:rsidR="008F75BB" w:rsidRPr="008F75BB" w:rsidRDefault="008F75BB" w:rsidP="00CA7219">
      <w:pPr>
        <w:spacing w:line="360" w:lineRule="auto"/>
        <w:jc w:val="both"/>
        <w:rPr>
          <w:b/>
          <w:bCs/>
          <w:rtl/>
        </w:rPr>
      </w:pPr>
    </w:p>
    <w:p w14:paraId="28DC56AC" w14:textId="77777777" w:rsidR="000E724B" w:rsidRDefault="009346BC" w:rsidP="00CA7219">
      <w:pPr>
        <w:pStyle w:val="Heading2"/>
        <w:spacing w:line="360" w:lineRule="auto"/>
        <w:jc w:val="both"/>
      </w:pPr>
      <w:bookmarkStart w:id="93" w:name="_Toc187864976"/>
      <w:bookmarkStart w:id="94" w:name="הגדרות-ב-azure-container-apps"/>
      <w:bookmarkEnd w:id="92"/>
      <w:r>
        <w:rPr>
          <w:rtl/>
        </w:rPr>
        <w:lastRenderedPageBreak/>
        <w:t>הגדרות ב-</w:t>
      </w:r>
      <w:proofErr w:type="spellStart"/>
      <w:r>
        <w:rPr>
          <w:rtl/>
        </w:rPr>
        <w:t>Azure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Container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Apps</w:t>
      </w:r>
      <w:bookmarkEnd w:id="93"/>
      <w:proofErr w:type="spellEnd"/>
    </w:p>
    <w:p w14:paraId="27F5C107" w14:textId="77777777" w:rsidR="000E724B" w:rsidRDefault="009346BC" w:rsidP="00CA7219">
      <w:pPr>
        <w:spacing w:line="360" w:lineRule="auto"/>
        <w:jc w:val="both"/>
      </w:pPr>
      <w:proofErr w:type="spellStart"/>
      <w:r>
        <w:rPr>
          <w:rtl/>
        </w:rPr>
        <w:t>Azure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Container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Apps</w:t>
      </w:r>
      <w:proofErr w:type="spellEnd"/>
      <w:r>
        <w:rPr>
          <w:rtl/>
        </w:rPr>
        <w:t xml:space="preserve"> מספקת פלטפורמה מנוהלת להרצת קונטיינרים עם יכולות </w:t>
      </w:r>
      <w:proofErr w:type="spellStart"/>
      <w:r>
        <w:rPr>
          <w:rtl/>
        </w:rPr>
        <w:t>סקיילינג</w:t>
      </w:r>
      <w:proofErr w:type="spellEnd"/>
      <w:r>
        <w:rPr>
          <w:rtl/>
        </w:rPr>
        <w:t xml:space="preserve"> וניהול מתקדמות. אינטגרציה של </w:t>
      </w:r>
      <w:proofErr w:type="spellStart"/>
      <w:r>
        <w:rPr>
          <w:rtl/>
        </w:rPr>
        <w:t>OpenTelemetry</w:t>
      </w:r>
      <w:proofErr w:type="spellEnd"/>
      <w:r>
        <w:rPr>
          <w:rtl/>
        </w:rPr>
        <w:t xml:space="preserve"> בסביבת ACA מאפשרת ניטור עמוק של אפליקציות תוך שימוש בכלי הניטור המובנים של </w:t>
      </w:r>
      <w:proofErr w:type="spellStart"/>
      <w:r>
        <w:rPr>
          <w:rtl/>
        </w:rPr>
        <w:t>Azure</w:t>
      </w:r>
      <w:proofErr w:type="spellEnd"/>
      <w:r>
        <w:rPr>
          <w:rtl/>
        </w:rPr>
        <w:t xml:space="preserve"> כמו </w:t>
      </w:r>
      <w:proofErr w:type="spellStart"/>
      <w:r>
        <w:rPr>
          <w:rtl/>
        </w:rPr>
        <w:t>Application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Insights</w:t>
      </w:r>
      <w:proofErr w:type="spellEnd"/>
      <w:r>
        <w:rPr>
          <w:rtl/>
        </w:rPr>
        <w:t xml:space="preserve">. נתמקד בהגדרות הייחודיות הנדרשות לסביבת </w:t>
      </w:r>
      <w:proofErr w:type="spellStart"/>
      <w:r>
        <w:rPr>
          <w:rtl/>
        </w:rPr>
        <w:t>Azure</w:t>
      </w:r>
      <w:proofErr w:type="spellEnd"/>
      <w:r>
        <w:rPr>
          <w:rtl/>
        </w:rPr>
        <w:t xml:space="preserve"> ובשילוב עם שירותי הענן הנלווים.</w:t>
      </w:r>
    </w:p>
    <w:bookmarkEnd w:id="86"/>
    <w:bookmarkEnd w:id="94"/>
    <w:p w14:paraId="19FAFA65" w14:textId="77777777" w:rsidR="000742D1" w:rsidRPr="00014D9C" w:rsidRDefault="009346BC" w:rsidP="00E31D5A">
      <w:pPr>
        <w:spacing w:line="360" w:lineRule="auto"/>
        <w:rPr>
          <w:b/>
          <w:bCs/>
          <w:rtl/>
        </w:rPr>
      </w:pPr>
      <w:r w:rsidRPr="00014D9C">
        <w:rPr>
          <w:rFonts w:cs="Arial"/>
          <w:b/>
          <w:bCs/>
          <w:rtl/>
        </w:rPr>
        <w:t xml:space="preserve">הגדרת </w:t>
      </w:r>
      <w:r w:rsidRPr="00014D9C">
        <w:rPr>
          <w:b/>
          <w:bCs/>
        </w:rPr>
        <w:t>Environment Variables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245"/>
      </w:tblGrid>
      <w:tr w:rsidR="003C5B8A" w14:paraId="7C384B7F" w14:textId="77777777" w:rsidTr="00F93DED">
        <w:tc>
          <w:tcPr>
            <w:tcW w:w="9245" w:type="dxa"/>
          </w:tcPr>
          <w:p w14:paraId="4C64A7CB" w14:textId="77777777" w:rsidR="00F93DED" w:rsidRPr="00F93DED" w:rsidRDefault="009346BC" w:rsidP="00F93DED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spellStart"/>
            <w:r w:rsidRPr="00F93DE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az</w:t>
            </w:r>
            <w:proofErr w:type="spellEnd"/>
            <w:r w:rsidRPr="00F93DE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F93DE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containerapp</w:t>
            </w:r>
            <w:proofErr w:type="spellEnd"/>
            <w:r w:rsidRPr="00F93DE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create \</w:t>
            </w:r>
          </w:p>
          <w:p w14:paraId="4C85EBF0" w14:textId="77777777" w:rsidR="00F93DED" w:rsidRPr="00F93DED" w:rsidRDefault="009346BC" w:rsidP="00F93DED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93DE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--name my-service \</w:t>
            </w:r>
          </w:p>
          <w:p w14:paraId="48B9442F" w14:textId="77777777" w:rsidR="00F93DED" w:rsidRPr="00F93DED" w:rsidRDefault="009346BC" w:rsidP="00F93DED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93DE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--resource-group my-</w:t>
            </w:r>
            <w:proofErr w:type="spellStart"/>
            <w:r w:rsidRPr="00F93DE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rg</w:t>
            </w:r>
            <w:proofErr w:type="spellEnd"/>
            <w:r w:rsidRPr="00F93DE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\</w:t>
            </w:r>
          </w:p>
          <w:p w14:paraId="06798B6E" w14:textId="77777777" w:rsidR="00F93DED" w:rsidRPr="00F93DED" w:rsidRDefault="009346BC" w:rsidP="00F93DED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93DE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--environment my-env \</w:t>
            </w:r>
          </w:p>
          <w:p w14:paraId="7FE6B1F4" w14:textId="77777777" w:rsidR="00F93DED" w:rsidRPr="00F93DED" w:rsidRDefault="009346BC" w:rsidP="00F93DED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93DE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--image myregistry.azurecr.io/</w:t>
            </w:r>
            <w:proofErr w:type="spellStart"/>
            <w:r w:rsidRPr="00F93DE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my-</w:t>
            </w:r>
            <w:proofErr w:type="gramStart"/>
            <w:r w:rsidRPr="00F93DE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service:latest</w:t>
            </w:r>
            <w:proofErr w:type="spellEnd"/>
            <w:proofErr w:type="gramEnd"/>
            <w:r w:rsidRPr="00F93DE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\</w:t>
            </w:r>
          </w:p>
          <w:p w14:paraId="5045EA48" w14:textId="77777777" w:rsidR="00F93DED" w:rsidRPr="00F93DED" w:rsidRDefault="009346BC" w:rsidP="00F93DED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93DE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--env-vars \</w:t>
            </w:r>
          </w:p>
          <w:p w14:paraId="2539A3C0" w14:textId="77777777" w:rsidR="00F93DED" w:rsidRPr="00F93DED" w:rsidRDefault="009346BC" w:rsidP="00F93DED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93DE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OTEL_SERVICE_NAME=my-service \</w:t>
            </w:r>
          </w:p>
          <w:p w14:paraId="2F4BBD31" w14:textId="77777777" w:rsidR="00F93DED" w:rsidRPr="00F93DED" w:rsidRDefault="009346BC" w:rsidP="00F93DED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93DE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OTEL_EXPORTER_OTLP_ENDPOINT=http://otel-collector:4317 \</w:t>
            </w:r>
          </w:p>
          <w:p w14:paraId="07A5BC5F" w14:textId="77777777" w:rsidR="00F93DED" w:rsidRPr="00F93DED" w:rsidRDefault="009346BC" w:rsidP="00F93DED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93DE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OTEL_RESOURCE_ATTRIBUTES=</w:t>
            </w:r>
            <w:proofErr w:type="spellStart"/>
            <w:r w:rsidRPr="00F93DE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service.namespace</w:t>
            </w:r>
            <w:proofErr w:type="spellEnd"/>
            <w:r w:rsidRPr="00F93DE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=production</w:t>
            </w:r>
          </w:p>
        </w:tc>
      </w:tr>
    </w:tbl>
    <w:p w14:paraId="16B52FD0" w14:textId="77777777" w:rsidR="00F93DED" w:rsidRDefault="00F93DED" w:rsidP="00E31D5A">
      <w:pPr>
        <w:spacing w:line="360" w:lineRule="auto"/>
        <w:rPr>
          <w:rtl/>
        </w:rPr>
      </w:pPr>
    </w:p>
    <w:p w14:paraId="3FF80EF6" w14:textId="77777777" w:rsidR="00F93DED" w:rsidRDefault="009346BC" w:rsidP="00E31D5A">
      <w:pPr>
        <w:spacing w:line="360" w:lineRule="auto"/>
        <w:rPr>
          <w:b/>
          <w:bCs/>
          <w:rtl/>
        </w:rPr>
      </w:pPr>
      <w:proofErr w:type="spellStart"/>
      <w:r w:rsidRPr="00014D9C">
        <w:rPr>
          <w:rFonts w:cs="Arial"/>
          <w:b/>
          <w:bCs/>
          <w:rtl/>
        </w:rPr>
        <w:t>קונפיגורציית</w:t>
      </w:r>
      <w:proofErr w:type="spellEnd"/>
      <w:r w:rsidRPr="00014D9C">
        <w:rPr>
          <w:rFonts w:cs="Arial"/>
          <w:b/>
          <w:bCs/>
          <w:rtl/>
        </w:rPr>
        <w:t xml:space="preserve"> </w:t>
      </w:r>
      <w:r w:rsidRPr="00014D9C">
        <w:rPr>
          <w:b/>
          <w:bCs/>
        </w:rPr>
        <w:t>Application Insights</w:t>
      </w:r>
      <w:r w:rsidRPr="00014D9C">
        <w:rPr>
          <w:rFonts w:cs="Arial"/>
          <w:b/>
          <w:bCs/>
          <w:rtl/>
        </w:rPr>
        <w:t xml:space="preserve"> עם </w:t>
      </w:r>
      <w:proofErr w:type="spellStart"/>
      <w:r w:rsidRPr="00014D9C">
        <w:rPr>
          <w:b/>
          <w:bCs/>
        </w:rPr>
        <w:t>OpenTelemetry</w:t>
      </w:r>
      <w:proofErr w:type="spellEnd"/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245"/>
      </w:tblGrid>
      <w:tr w:rsidR="003C5B8A" w14:paraId="74E2A010" w14:textId="77777777" w:rsidTr="00014D9C">
        <w:tc>
          <w:tcPr>
            <w:tcW w:w="9245" w:type="dxa"/>
          </w:tcPr>
          <w:p w14:paraId="2A62C963" w14:textId="77777777" w:rsidR="00014D9C" w:rsidRPr="00014D9C" w:rsidRDefault="009346BC" w:rsidP="00014D9C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spellStart"/>
            <w:proofErr w:type="gramStart"/>
            <w:r w:rsidRPr="00014D9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builder</w:t>
            </w:r>
            <w:r w:rsidRPr="00014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014D9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Services</w:t>
            </w:r>
            <w:r w:rsidRPr="00014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014D9C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AddOpenTelemetry</w:t>
            </w:r>
            <w:proofErr w:type="spellEnd"/>
            <w:proofErr w:type="gramEnd"/>
            <w:r w:rsidRPr="00014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</w:t>
            </w:r>
          </w:p>
          <w:p w14:paraId="2AD4A286" w14:textId="77777777" w:rsidR="00014D9C" w:rsidRPr="00014D9C" w:rsidRDefault="009346BC" w:rsidP="00014D9C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4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014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proofErr w:type="spellStart"/>
            <w:r w:rsidRPr="00014D9C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WithTracing</w:t>
            </w:r>
            <w:proofErr w:type="spellEnd"/>
            <w:proofErr w:type="gramEnd"/>
            <w:r w:rsidRPr="00014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014D9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builder</w:t>
            </w:r>
            <w:r w:rsidRPr="00014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4D9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</w:p>
          <w:p w14:paraId="3A6BB410" w14:textId="77777777" w:rsidR="00014D9C" w:rsidRPr="00014D9C" w:rsidRDefault="009346BC" w:rsidP="00014D9C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4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{</w:t>
            </w:r>
          </w:p>
          <w:p w14:paraId="50E7AB4B" w14:textId="77777777" w:rsidR="00014D9C" w:rsidRPr="00014D9C" w:rsidRDefault="009346BC" w:rsidP="00014D9C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4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014D9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builder</w:t>
            </w:r>
          </w:p>
          <w:p w14:paraId="62A34226" w14:textId="77777777" w:rsidR="00014D9C" w:rsidRPr="00014D9C" w:rsidRDefault="009346BC" w:rsidP="00014D9C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4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proofErr w:type="gramStart"/>
            <w:r w:rsidRPr="00014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proofErr w:type="spellStart"/>
            <w:r w:rsidRPr="00014D9C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AddSource</w:t>
            </w:r>
            <w:proofErr w:type="spellEnd"/>
            <w:proofErr w:type="gramEnd"/>
            <w:r w:rsidRPr="00014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014D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014D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MyCompany.MyService</w:t>
            </w:r>
            <w:proofErr w:type="spellEnd"/>
            <w:r w:rsidRPr="00014D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014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14:paraId="2C2D86D8" w14:textId="77777777" w:rsidR="00014D9C" w:rsidRPr="00014D9C" w:rsidRDefault="009346BC" w:rsidP="00014D9C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4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proofErr w:type="gramStart"/>
            <w:r w:rsidRPr="00014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proofErr w:type="spellStart"/>
            <w:r w:rsidRPr="00014D9C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AddAzureMonitorTraceExporter</w:t>
            </w:r>
            <w:proofErr w:type="spellEnd"/>
            <w:proofErr w:type="gramEnd"/>
            <w:r w:rsidRPr="00014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014D9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</w:t>
            </w:r>
            <w:r w:rsidRPr="00014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4D9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</w:p>
          <w:p w14:paraId="699ADA8B" w14:textId="77777777" w:rsidR="00014D9C" w:rsidRPr="00014D9C" w:rsidRDefault="009346BC" w:rsidP="00014D9C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4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{</w:t>
            </w:r>
          </w:p>
          <w:p w14:paraId="74BEEAAC" w14:textId="77777777" w:rsidR="00014D9C" w:rsidRPr="00014D9C" w:rsidRDefault="009346BC" w:rsidP="00014D9C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4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    </w:t>
            </w:r>
            <w:proofErr w:type="spellStart"/>
            <w:proofErr w:type="gramStart"/>
            <w:r w:rsidRPr="00014D9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</w:t>
            </w:r>
            <w:r w:rsidRPr="00014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.ConnectionString</w:t>
            </w:r>
            <w:proofErr w:type="spellEnd"/>
            <w:proofErr w:type="gramEnd"/>
            <w:r w:rsidRPr="00014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proofErr w:type="spellStart"/>
            <w:r w:rsidRPr="00014D9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builder</w:t>
            </w:r>
            <w:r w:rsidRPr="00014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.Configuration</w:t>
            </w:r>
            <w:proofErr w:type="spellEnd"/>
            <w:r w:rsidRPr="00014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</w:t>
            </w:r>
            <w:r w:rsidRPr="00014D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014D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ApplicationInsights:ConnectionString</w:t>
            </w:r>
            <w:proofErr w:type="spellEnd"/>
            <w:r w:rsidRPr="00014D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014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];</w:t>
            </w:r>
          </w:p>
          <w:p w14:paraId="5B3DC311" w14:textId="77777777" w:rsidR="00014D9C" w:rsidRPr="00014D9C" w:rsidRDefault="009346BC" w:rsidP="00014D9C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4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});</w:t>
            </w:r>
          </w:p>
          <w:p w14:paraId="6B71434E" w14:textId="77777777" w:rsidR="00014D9C" w:rsidRPr="00014D9C" w:rsidRDefault="009346BC" w:rsidP="00014D9C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4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</w:t>
            </w:r>
          </w:p>
          <w:p w14:paraId="73300942" w14:textId="77777777" w:rsidR="00014D9C" w:rsidRPr="00014D9C" w:rsidRDefault="009346BC" w:rsidP="00014D9C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4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014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proofErr w:type="spellStart"/>
            <w:r w:rsidRPr="00014D9C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WithMetrics</w:t>
            </w:r>
            <w:proofErr w:type="spellEnd"/>
            <w:proofErr w:type="gramEnd"/>
            <w:r w:rsidRPr="00014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014D9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builder</w:t>
            </w:r>
            <w:r w:rsidRPr="00014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4D9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</w:p>
          <w:p w14:paraId="14E027FC" w14:textId="77777777" w:rsidR="00014D9C" w:rsidRPr="00014D9C" w:rsidRDefault="009346BC" w:rsidP="00014D9C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4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{</w:t>
            </w:r>
          </w:p>
          <w:p w14:paraId="766A9D86" w14:textId="77777777" w:rsidR="00014D9C" w:rsidRPr="00014D9C" w:rsidRDefault="009346BC" w:rsidP="00014D9C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4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014D9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builder</w:t>
            </w:r>
          </w:p>
          <w:p w14:paraId="732A199C" w14:textId="77777777" w:rsidR="00014D9C" w:rsidRPr="00014D9C" w:rsidRDefault="009346BC" w:rsidP="00014D9C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4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proofErr w:type="gramStart"/>
            <w:r w:rsidRPr="00014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proofErr w:type="spellStart"/>
            <w:r w:rsidRPr="00014D9C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AddAspNetCoreInstrumentation</w:t>
            </w:r>
            <w:proofErr w:type="spellEnd"/>
            <w:proofErr w:type="gramEnd"/>
            <w:r w:rsidRPr="00014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</w:t>
            </w:r>
          </w:p>
          <w:p w14:paraId="3125604C" w14:textId="77777777" w:rsidR="00014D9C" w:rsidRPr="00014D9C" w:rsidRDefault="009346BC" w:rsidP="00014D9C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4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proofErr w:type="gramStart"/>
            <w:r w:rsidRPr="00014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proofErr w:type="spellStart"/>
            <w:r w:rsidRPr="00014D9C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AddAzureMonitorMetricExporter</w:t>
            </w:r>
            <w:proofErr w:type="spellEnd"/>
            <w:proofErr w:type="gramEnd"/>
            <w:r w:rsidRPr="00014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014D9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</w:t>
            </w:r>
            <w:r w:rsidRPr="00014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4D9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</w:p>
          <w:p w14:paraId="01EC095F" w14:textId="77777777" w:rsidR="00014D9C" w:rsidRPr="00014D9C" w:rsidRDefault="009346BC" w:rsidP="00014D9C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4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{</w:t>
            </w:r>
          </w:p>
          <w:p w14:paraId="5730391C" w14:textId="77777777" w:rsidR="00014D9C" w:rsidRPr="00014D9C" w:rsidRDefault="009346BC" w:rsidP="00014D9C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4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    </w:t>
            </w:r>
            <w:proofErr w:type="spellStart"/>
            <w:proofErr w:type="gramStart"/>
            <w:r w:rsidRPr="00014D9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</w:t>
            </w:r>
            <w:r w:rsidRPr="00014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.ConnectionString</w:t>
            </w:r>
            <w:proofErr w:type="spellEnd"/>
            <w:proofErr w:type="gramEnd"/>
            <w:r w:rsidRPr="00014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proofErr w:type="spellStart"/>
            <w:r w:rsidRPr="00014D9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builder</w:t>
            </w:r>
            <w:r w:rsidRPr="00014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.Configuration</w:t>
            </w:r>
            <w:proofErr w:type="spellEnd"/>
            <w:r w:rsidRPr="00014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</w:t>
            </w:r>
            <w:r w:rsidRPr="00014D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014D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ApplicationInsights:ConnectionString</w:t>
            </w:r>
            <w:proofErr w:type="spellEnd"/>
            <w:r w:rsidRPr="00014D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014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];</w:t>
            </w:r>
          </w:p>
          <w:p w14:paraId="700BB878" w14:textId="77777777" w:rsidR="00014D9C" w:rsidRPr="00014D9C" w:rsidRDefault="009346BC" w:rsidP="00014D9C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4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});</w:t>
            </w:r>
          </w:p>
          <w:p w14:paraId="0CB0C783" w14:textId="77777777" w:rsidR="00014D9C" w:rsidRPr="00014D9C" w:rsidRDefault="009346BC" w:rsidP="00014D9C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4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});</w:t>
            </w:r>
          </w:p>
        </w:tc>
      </w:tr>
    </w:tbl>
    <w:p w14:paraId="35237DD9" w14:textId="77777777" w:rsidR="00014D9C" w:rsidRDefault="00014D9C" w:rsidP="00E31D5A">
      <w:pPr>
        <w:spacing w:line="360" w:lineRule="auto"/>
        <w:rPr>
          <w:b/>
          <w:bCs/>
          <w:rtl/>
        </w:rPr>
      </w:pPr>
    </w:p>
    <w:p w14:paraId="2D9FC75F" w14:textId="77777777" w:rsidR="002060A7" w:rsidRDefault="002060A7" w:rsidP="00E31D5A">
      <w:pPr>
        <w:spacing w:line="360" w:lineRule="auto"/>
        <w:rPr>
          <w:b/>
          <w:bCs/>
          <w:rtl/>
        </w:rPr>
      </w:pPr>
    </w:p>
    <w:p w14:paraId="65B063AC" w14:textId="77777777" w:rsidR="002060A7" w:rsidRDefault="002060A7" w:rsidP="00E31D5A">
      <w:pPr>
        <w:spacing w:line="360" w:lineRule="auto"/>
        <w:rPr>
          <w:b/>
          <w:bCs/>
          <w:rtl/>
        </w:rPr>
      </w:pPr>
    </w:p>
    <w:p w14:paraId="3AECA75C" w14:textId="77777777" w:rsidR="006F63CE" w:rsidRDefault="009346BC" w:rsidP="00E31D5A">
      <w:pPr>
        <w:spacing w:line="360" w:lineRule="auto"/>
        <w:rPr>
          <w:b/>
          <w:bCs/>
          <w:rtl/>
        </w:rPr>
      </w:pPr>
      <w:r w:rsidRPr="006F63CE">
        <w:rPr>
          <w:rFonts w:cs="Arial"/>
          <w:b/>
          <w:bCs/>
          <w:rtl/>
        </w:rPr>
        <w:lastRenderedPageBreak/>
        <w:t xml:space="preserve">הגדרות </w:t>
      </w:r>
      <w:r w:rsidRPr="006F63CE">
        <w:rPr>
          <w:b/>
          <w:bCs/>
        </w:rPr>
        <w:t>Container Apps</w:t>
      </w:r>
      <w:r w:rsidRPr="006F63CE">
        <w:rPr>
          <w:rFonts w:cs="Arial"/>
          <w:b/>
          <w:bCs/>
          <w:rtl/>
        </w:rPr>
        <w:t xml:space="preserve"> עם </w:t>
      </w:r>
      <w:proofErr w:type="spellStart"/>
      <w:r w:rsidRPr="006F63CE">
        <w:rPr>
          <w:b/>
          <w:bCs/>
        </w:rPr>
        <w:t>Dapr</w:t>
      </w:r>
      <w:proofErr w:type="spellEnd"/>
      <w:r w:rsidRPr="006F63CE">
        <w:rPr>
          <w:rFonts w:cs="Arial"/>
          <w:b/>
          <w:bCs/>
          <w:rtl/>
        </w:rPr>
        <w:t xml:space="preserve"> ו-</w:t>
      </w:r>
      <w:proofErr w:type="spellStart"/>
      <w:r w:rsidRPr="006F63CE">
        <w:rPr>
          <w:b/>
          <w:bCs/>
        </w:rPr>
        <w:t>OpenTelemetry</w:t>
      </w:r>
      <w:proofErr w:type="spellEnd"/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245"/>
      </w:tblGrid>
      <w:tr w:rsidR="003C5B8A" w14:paraId="496959C6" w14:textId="77777777" w:rsidTr="006F63CE">
        <w:tc>
          <w:tcPr>
            <w:tcW w:w="9245" w:type="dxa"/>
          </w:tcPr>
          <w:p w14:paraId="23DD4127" w14:textId="77777777" w:rsidR="002060A7" w:rsidRPr="002060A7" w:rsidRDefault="009346BC" w:rsidP="002060A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spellStart"/>
            <w:r w:rsidRPr="002060A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apiVersion</w:t>
            </w:r>
            <w:proofErr w:type="spellEnd"/>
            <w:r w:rsidRPr="002060A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060A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containerapp.azure.com/v1alpha1</w:t>
            </w:r>
          </w:p>
          <w:p w14:paraId="7A1928A4" w14:textId="77777777" w:rsidR="002060A7" w:rsidRPr="002060A7" w:rsidRDefault="009346BC" w:rsidP="002060A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060A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kind</w:t>
            </w:r>
            <w:r w:rsidRPr="002060A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proofErr w:type="spellStart"/>
            <w:r w:rsidRPr="002060A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ContainerApp</w:t>
            </w:r>
            <w:proofErr w:type="spellEnd"/>
          </w:p>
          <w:p w14:paraId="3239139D" w14:textId="77777777" w:rsidR="002060A7" w:rsidRPr="002060A7" w:rsidRDefault="009346BC" w:rsidP="002060A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060A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metadata</w:t>
            </w:r>
            <w:r w:rsidRPr="002060A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</w:p>
          <w:p w14:paraId="52B24793" w14:textId="77777777" w:rsidR="002060A7" w:rsidRPr="002060A7" w:rsidRDefault="009346BC" w:rsidP="002060A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060A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060A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name</w:t>
            </w:r>
            <w:r w:rsidRPr="002060A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060A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my-service</w:t>
            </w:r>
          </w:p>
          <w:p w14:paraId="1C70AE91" w14:textId="77777777" w:rsidR="002060A7" w:rsidRPr="002060A7" w:rsidRDefault="009346BC" w:rsidP="002060A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060A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spec</w:t>
            </w:r>
            <w:r w:rsidRPr="002060A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</w:p>
          <w:p w14:paraId="29E5B430" w14:textId="77777777" w:rsidR="002060A7" w:rsidRPr="002060A7" w:rsidRDefault="009346BC" w:rsidP="002060A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060A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060A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2060A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</w:p>
          <w:p w14:paraId="6C3E6229" w14:textId="77777777" w:rsidR="002060A7" w:rsidRPr="002060A7" w:rsidRDefault="009346BC" w:rsidP="002060A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060A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060A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containers</w:t>
            </w:r>
            <w:r w:rsidRPr="002060A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</w:p>
          <w:p w14:paraId="3048BF19" w14:textId="77777777" w:rsidR="002060A7" w:rsidRPr="002060A7" w:rsidRDefault="009346BC" w:rsidP="002060A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060A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- </w:t>
            </w:r>
            <w:r w:rsidRPr="002060A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name</w:t>
            </w:r>
            <w:r w:rsidRPr="002060A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060A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my-service</w:t>
            </w:r>
          </w:p>
          <w:p w14:paraId="71D7F3D3" w14:textId="77777777" w:rsidR="002060A7" w:rsidRPr="002060A7" w:rsidRDefault="009346BC" w:rsidP="002060A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060A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060A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image</w:t>
            </w:r>
            <w:r w:rsidRPr="002060A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060A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myregistry.azurecr.io/</w:t>
            </w:r>
            <w:proofErr w:type="spellStart"/>
            <w:r w:rsidRPr="002060A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my-</w:t>
            </w:r>
            <w:proofErr w:type="gramStart"/>
            <w:r w:rsidRPr="002060A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service:latest</w:t>
            </w:r>
            <w:proofErr w:type="spellEnd"/>
            <w:proofErr w:type="gramEnd"/>
          </w:p>
          <w:p w14:paraId="04B1EC61" w14:textId="77777777" w:rsidR="002060A7" w:rsidRPr="002060A7" w:rsidRDefault="009346BC" w:rsidP="002060A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060A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060A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env</w:t>
            </w:r>
            <w:r w:rsidRPr="002060A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</w:p>
          <w:p w14:paraId="38C5E921" w14:textId="77777777" w:rsidR="002060A7" w:rsidRPr="002060A7" w:rsidRDefault="009346BC" w:rsidP="002060A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060A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- </w:t>
            </w:r>
            <w:r w:rsidRPr="002060A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name</w:t>
            </w:r>
            <w:r w:rsidRPr="002060A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060A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OTEL_EXPORTER_OTLP_ENDPOINT</w:t>
            </w:r>
          </w:p>
          <w:p w14:paraId="1B8D710E" w14:textId="77777777" w:rsidR="002060A7" w:rsidRPr="002060A7" w:rsidRDefault="009346BC" w:rsidP="002060A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060A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060A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value</w:t>
            </w:r>
            <w:r w:rsidRPr="002060A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060A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"http://otel-collector:4317"</w:t>
            </w:r>
          </w:p>
          <w:p w14:paraId="1C36E64D" w14:textId="77777777" w:rsidR="002060A7" w:rsidRPr="002060A7" w:rsidRDefault="009346BC" w:rsidP="002060A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060A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spellStart"/>
            <w:r w:rsidRPr="002060A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dapr</w:t>
            </w:r>
            <w:proofErr w:type="spellEnd"/>
            <w:r w:rsidRPr="002060A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</w:p>
          <w:p w14:paraId="012DE501" w14:textId="77777777" w:rsidR="002060A7" w:rsidRPr="002060A7" w:rsidRDefault="009346BC" w:rsidP="002060A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060A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060A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enabled</w:t>
            </w:r>
            <w:r w:rsidRPr="002060A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060A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</w:p>
          <w:p w14:paraId="58B70059" w14:textId="77777777" w:rsidR="002060A7" w:rsidRPr="002060A7" w:rsidRDefault="009346BC" w:rsidP="002060A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060A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spellStart"/>
            <w:r w:rsidRPr="002060A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appId</w:t>
            </w:r>
            <w:proofErr w:type="spellEnd"/>
            <w:r w:rsidRPr="002060A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060A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my-service</w:t>
            </w:r>
          </w:p>
          <w:p w14:paraId="7F953DE1" w14:textId="77777777" w:rsidR="002060A7" w:rsidRPr="002060A7" w:rsidRDefault="009346BC" w:rsidP="002060A7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060A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060A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config</w:t>
            </w:r>
            <w:r w:rsidRPr="002060A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060A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tracing</w:t>
            </w:r>
          </w:p>
          <w:p w14:paraId="1B73ED75" w14:textId="77777777" w:rsidR="006F63CE" w:rsidRPr="002060A7" w:rsidRDefault="006F63CE" w:rsidP="00E31D5A">
            <w:pPr>
              <w:spacing w:line="360" w:lineRule="auto"/>
              <w:rPr>
                <w:b/>
                <w:bCs/>
                <w:rtl/>
              </w:rPr>
            </w:pPr>
          </w:p>
        </w:tc>
      </w:tr>
    </w:tbl>
    <w:p w14:paraId="69A5EA94" w14:textId="77777777" w:rsidR="006F63CE" w:rsidRPr="00014D9C" w:rsidRDefault="006F63CE" w:rsidP="00E31D5A">
      <w:pPr>
        <w:spacing w:line="360" w:lineRule="auto"/>
        <w:rPr>
          <w:b/>
          <w:bCs/>
          <w:rtl/>
        </w:rPr>
      </w:pPr>
    </w:p>
    <w:p w14:paraId="1D250DF4" w14:textId="77777777" w:rsidR="000742D1" w:rsidRDefault="009346BC">
      <w:pPr>
        <w:bidi w:val="0"/>
      </w:pPr>
      <w:r>
        <w:rPr>
          <w:rtl/>
        </w:rPr>
        <w:br w:type="page"/>
      </w:r>
    </w:p>
    <w:p w14:paraId="3195097B" w14:textId="77777777" w:rsidR="004A13ED" w:rsidRDefault="009346BC" w:rsidP="004A13ED">
      <w:pPr>
        <w:pStyle w:val="Heading2"/>
      </w:pPr>
      <w:bookmarkStart w:id="95" w:name="_Toc187864977"/>
      <w:r>
        <w:rPr>
          <w:rtl/>
        </w:rPr>
        <w:lastRenderedPageBreak/>
        <w:t xml:space="preserve">התאמה אישית של </w:t>
      </w:r>
      <w:proofErr w:type="spellStart"/>
      <w:r>
        <w:rPr>
          <w:rtl/>
        </w:rPr>
        <w:t>Resource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וסאמפלינג</w:t>
      </w:r>
      <w:proofErr w:type="spellEnd"/>
      <w:r>
        <w:rPr>
          <w:rtl/>
        </w:rPr>
        <w:t xml:space="preserve"> (</w:t>
      </w:r>
      <w:proofErr w:type="spellStart"/>
      <w:r>
        <w:rPr>
          <w:rtl/>
        </w:rPr>
        <w:t>Sampling</w:t>
      </w:r>
      <w:proofErr w:type="spellEnd"/>
      <w:r>
        <w:rPr>
          <w:rtl/>
        </w:rPr>
        <w:t>)</w:t>
      </w:r>
      <w:bookmarkEnd w:id="95"/>
    </w:p>
    <w:p w14:paraId="3D99843B" w14:textId="77777777" w:rsidR="004A13ED" w:rsidRDefault="009346BC" w:rsidP="000742D1">
      <w:pPr>
        <w:pStyle w:val="Heading3"/>
        <w:spacing w:line="360" w:lineRule="auto"/>
      </w:pPr>
      <w:bookmarkStart w:id="96" w:name="_Toc187864978"/>
      <w:proofErr w:type="spellStart"/>
      <w:r>
        <w:rPr>
          <w:rtl/>
        </w:rPr>
        <w:t>Resource</w:t>
      </w:r>
      <w:bookmarkEnd w:id="96"/>
      <w:proofErr w:type="spellEnd"/>
    </w:p>
    <w:p w14:paraId="4572AF63" w14:textId="77777777" w:rsidR="004A13ED" w:rsidRDefault="009346BC" w:rsidP="000742D1">
      <w:pPr>
        <w:spacing w:line="360" w:lineRule="auto"/>
        <w:rPr>
          <w:rtl/>
        </w:rPr>
      </w:pPr>
      <w:proofErr w:type="spellStart"/>
      <w:r>
        <w:rPr>
          <w:rtl/>
        </w:rPr>
        <w:t>ה־Resource</w:t>
      </w:r>
      <w:proofErr w:type="spellEnd"/>
      <w:r>
        <w:rPr>
          <w:rtl/>
        </w:rPr>
        <w:t xml:space="preserve"> מייצג את </w:t>
      </w:r>
      <w:proofErr w:type="spellStart"/>
      <w:r>
        <w:rPr>
          <w:rtl/>
        </w:rPr>
        <w:t>ה”מטא־דאטה</w:t>
      </w:r>
      <w:proofErr w:type="spellEnd"/>
      <w:r>
        <w:rPr>
          <w:rtl/>
        </w:rPr>
        <w:t xml:space="preserve">” לגבי השירות שלך – למשל service.name, </w:t>
      </w:r>
      <w:proofErr w:type="spellStart"/>
      <w:r>
        <w:rPr>
          <w:rtl/>
        </w:rPr>
        <w:t>service.namespace</w:t>
      </w:r>
      <w:proofErr w:type="spellEnd"/>
      <w:r>
        <w:rPr>
          <w:rtl/>
        </w:rPr>
        <w:t xml:space="preserve">, </w:t>
      </w:r>
      <w:proofErr w:type="spellStart"/>
      <w:r>
        <w:rPr>
          <w:rtl/>
        </w:rPr>
        <w:t>service.version</w:t>
      </w:r>
      <w:proofErr w:type="spellEnd"/>
      <w:r>
        <w:rPr>
          <w:rtl/>
        </w:rPr>
        <w:t xml:space="preserve">, </w:t>
      </w:r>
      <w:proofErr w:type="spellStart"/>
      <w:r>
        <w:rPr>
          <w:rtl/>
        </w:rPr>
        <w:t>וכו</w:t>
      </w:r>
      <w:proofErr w:type="spellEnd"/>
      <w:r>
        <w:rPr>
          <w:rtl/>
        </w:rPr>
        <w:t>’.</w:t>
      </w:r>
      <w:r>
        <w:br/>
      </w:r>
      <w:r>
        <w:rPr>
          <w:rtl/>
        </w:rPr>
        <w:t>בדוגמאות ראינו: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245"/>
      </w:tblGrid>
      <w:tr w:rsidR="003C5B8A" w14:paraId="4DFDF9A9" w14:textId="77777777" w:rsidTr="00B1314F">
        <w:tc>
          <w:tcPr>
            <w:tcW w:w="9245" w:type="dxa"/>
          </w:tcPr>
          <w:p w14:paraId="5BBF4EA4" w14:textId="77777777" w:rsidR="00B1314F" w:rsidRPr="00B1314F" w:rsidRDefault="009346BC" w:rsidP="00B1314F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B1314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proofErr w:type="spellStart"/>
            <w:r w:rsidRPr="00B1314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SetResourceBuilder</w:t>
            </w:r>
            <w:proofErr w:type="spellEnd"/>
            <w:proofErr w:type="gramEnd"/>
            <w:r w:rsidRPr="00B1314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</w:p>
          <w:p w14:paraId="5538D613" w14:textId="77777777" w:rsidR="00B1314F" w:rsidRPr="00B1314F" w:rsidRDefault="009346BC" w:rsidP="00B1314F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1314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spellStart"/>
            <w:r w:rsidRPr="00B1314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ResourceBuilder</w:t>
            </w:r>
            <w:r w:rsidRPr="00B1314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B1314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CreateDefault</w:t>
            </w:r>
            <w:proofErr w:type="spellEnd"/>
            <w:r w:rsidRPr="00B1314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gramStart"/>
            <w:r w:rsidRPr="00B1314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</w:t>
            </w:r>
            <w:proofErr w:type="spellStart"/>
            <w:r w:rsidRPr="00B1314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AddService</w:t>
            </w:r>
            <w:proofErr w:type="spellEnd"/>
            <w:proofErr w:type="gramEnd"/>
            <w:r w:rsidRPr="00B1314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B1314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B1314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MyService</w:t>
            </w:r>
            <w:proofErr w:type="spellEnd"/>
            <w:r w:rsidRPr="00B1314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B1314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proofErr w:type="spellStart"/>
            <w:r w:rsidRPr="00B1314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serviceVersion</w:t>
            </w:r>
            <w:proofErr w:type="spellEnd"/>
            <w:r w:rsidRPr="00B1314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B1314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"1.0.0"</w:t>
            </w:r>
            <w:r w:rsidRPr="00B1314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14:paraId="00797158" w14:textId="77777777" w:rsidR="00B1314F" w:rsidRPr="00B1314F" w:rsidRDefault="009346BC" w:rsidP="00B1314F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1314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</w:tc>
      </w:tr>
    </w:tbl>
    <w:p w14:paraId="235FA72F" w14:textId="77777777" w:rsidR="00B1314F" w:rsidRDefault="00B1314F" w:rsidP="004A13ED">
      <w:pPr>
        <w:rPr>
          <w:rtl/>
        </w:rPr>
      </w:pPr>
    </w:p>
    <w:p w14:paraId="279D6C66" w14:textId="77777777" w:rsidR="00EB46CF" w:rsidRDefault="009346BC" w:rsidP="00EB46CF">
      <w:r>
        <w:rPr>
          <w:rtl/>
        </w:rPr>
        <w:t>ניתן להוסיף תכונות נוספות, כמו: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245"/>
      </w:tblGrid>
      <w:tr w:rsidR="003C5B8A" w14:paraId="674A6CE2" w14:textId="77777777" w:rsidTr="00EB46CF">
        <w:tc>
          <w:tcPr>
            <w:tcW w:w="9245" w:type="dxa"/>
          </w:tcPr>
          <w:p w14:paraId="5D5452FB" w14:textId="77777777" w:rsidR="00EB46CF" w:rsidRPr="00EB46CF" w:rsidRDefault="009346BC" w:rsidP="00EB46CF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EB46C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proofErr w:type="spellStart"/>
            <w:r w:rsidRPr="00EB46C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AddAttributes</w:t>
            </w:r>
            <w:proofErr w:type="spellEnd"/>
            <w:proofErr w:type="gramEnd"/>
            <w:r w:rsidRPr="00EB46C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EB46C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EB46C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B46CF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Dictionary</w:t>
            </w:r>
            <w:r w:rsidRPr="00EB46C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&lt;</w:t>
            </w:r>
            <w:r w:rsidRPr="00EB46C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string</w:t>
            </w:r>
            <w:r w:rsidRPr="00EB46C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EB46C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object</w:t>
            </w:r>
            <w:r w:rsidRPr="00EB46C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&gt;</w:t>
            </w:r>
          </w:p>
          <w:p w14:paraId="07003D6E" w14:textId="77777777" w:rsidR="00EB46CF" w:rsidRPr="00EB46CF" w:rsidRDefault="009346BC" w:rsidP="00EB46CF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B46C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{</w:t>
            </w:r>
          </w:p>
          <w:p w14:paraId="2F415B0F" w14:textId="77777777" w:rsidR="00EB46CF" w:rsidRPr="00EB46CF" w:rsidRDefault="009346BC" w:rsidP="00EB46CF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B46C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[</w:t>
            </w:r>
            <w:r w:rsidRPr="00EB46C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proofErr w:type="gramStart"/>
            <w:r w:rsidRPr="00EB46C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deployment.environment</w:t>
            </w:r>
            <w:proofErr w:type="spellEnd"/>
            <w:proofErr w:type="gramEnd"/>
            <w:r w:rsidRPr="00EB46C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EB46C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] = </w:t>
            </w:r>
            <w:r w:rsidRPr="00EB46C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"Production"</w:t>
            </w:r>
            <w:r w:rsidRPr="00EB46C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14:paraId="794F2DD4" w14:textId="77777777" w:rsidR="00EB46CF" w:rsidRPr="00EB46CF" w:rsidRDefault="009346BC" w:rsidP="00EB46CF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B46C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[</w:t>
            </w:r>
            <w:r w:rsidRPr="00EB46C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"service.instance.id"</w:t>
            </w:r>
            <w:r w:rsidRPr="00EB46C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] = </w:t>
            </w:r>
            <w:proofErr w:type="spellStart"/>
            <w:r w:rsidRPr="00EB46C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Environment</w:t>
            </w:r>
            <w:r w:rsidRPr="00EB46C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EB46C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MachineName</w:t>
            </w:r>
            <w:proofErr w:type="spellEnd"/>
          </w:p>
          <w:p w14:paraId="6D9E26FB" w14:textId="77777777" w:rsidR="00EB46CF" w:rsidRPr="00EB46CF" w:rsidRDefault="009346BC" w:rsidP="000742D1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B46C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});</w:t>
            </w:r>
          </w:p>
        </w:tc>
      </w:tr>
    </w:tbl>
    <w:p w14:paraId="2D400420" w14:textId="77777777" w:rsidR="004C4058" w:rsidRDefault="009346BC" w:rsidP="000742D1">
      <w:pPr>
        <w:pStyle w:val="Heading3"/>
        <w:spacing w:line="360" w:lineRule="auto"/>
      </w:pPr>
      <w:bookmarkStart w:id="97" w:name="_Toc187864979"/>
      <w:proofErr w:type="spellStart"/>
      <w:r>
        <w:rPr>
          <w:rtl/>
        </w:rPr>
        <w:t>Sampling</w:t>
      </w:r>
      <w:bookmarkEnd w:id="97"/>
      <w:proofErr w:type="spellEnd"/>
    </w:p>
    <w:p w14:paraId="0BEB1A4B" w14:textId="77777777" w:rsidR="004C4058" w:rsidRDefault="009346BC" w:rsidP="000742D1">
      <w:pPr>
        <w:spacing w:line="360" w:lineRule="auto"/>
        <w:rPr>
          <w:rtl/>
        </w:rPr>
      </w:pPr>
      <w:r>
        <w:rPr>
          <w:rtl/>
        </w:rPr>
        <w:t>כדי לשלוט על אחוז הדגימה (</w:t>
      </w:r>
      <w:proofErr w:type="spellStart"/>
      <w:r>
        <w:rPr>
          <w:rtl/>
        </w:rPr>
        <w:t>Sampling</w:t>
      </w:r>
      <w:proofErr w:type="spellEnd"/>
      <w:r>
        <w:rPr>
          <w:rtl/>
        </w:rPr>
        <w:t xml:space="preserve">) של </w:t>
      </w:r>
      <w:proofErr w:type="spellStart"/>
      <w:r>
        <w:rPr>
          <w:rtl/>
        </w:rPr>
        <w:t>טראייסים</w:t>
      </w:r>
      <w:proofErr w:type="spellEnd"/>
      <w:r>
        <w:rPr>
          <w:rtl/>
        </w:rPr>
        <w:t xml:space="preserve"> (למשל: לא כל קריאה תרשם, אלא רק X אחוזים), אפשר להגדיר </w:t>
      </w:r>
      <w:proofErr w:type="spellStart"/>
      <w:r>
        <w:rPr>
          <w:rtl/>
        </w:rPr>
        <w:t>סאמפלר</w:t>
      </w:r>
      <w:proofErr w:type="spellEnd"/>
      <w:r>
        <w:rPr>
          <w:rtl/>
        </w:rPr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245"/>
      </w:tblGrid>
      <w:tr w:rsidR="003C5B8A" w14:paraId="2EFCCC4B" w14:textId="77777777" w:rsidTr="004C4058">
        <w:tc>
          <w:tcPr>
            <w:tcW w:w="9245" w:type="dxa"/>
          </w:tcPr>
          <w:p w14:paraId="555C5A7B" w14:textId="77777777" w:rsidR="000D0BDA" w:rsidRPr="000D0BDA" w:rsidRDefault="009346BC" w:rsidP="000D0BDA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D0BDA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using</w:t>
            </w:r>
            <w:r w:rsidRPr="000D0BD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D0BD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</w:t>
            </w:r>
            <w:r w:rsidRPr="000D0BD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0D0BD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tracerProvider</w:t>
            </w:r>
            <w:proofErr w:type="spellEnd"/>
            <w:r w:rsidRPr="000D0BD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proofErr w:type="spellStart"/>
            <w:r w:rsidRPr="000D0BD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Sdk</w:t>
            </w:r>
            <w:r w:rsidRPr="000D0BD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0D0BD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CreateTracerProviderBuilder</w:t>
            </w:r>
            <w:proofErr w:type="spellEnd"/>
            <w:r w:rsidRPr="000D0BD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</w:t>
            </w:r>
          </w:p>
          <w:p w14:paraId="5307F31B" w14:textId="77777777" w:rsidR="000D0BDA" w:rsidRPr="000D0BDA" w:rsidRDefault="009346BC" w:rsidP="000D0BDA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D0BD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0D0BD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proofErr w:type="spellStart"/>
            <w:r w:rsidRPr="000D0BD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SetSampler</w:t>
            </w:r>
            <w:proofErr w:type="spellEnd"/>
            <w:proofErr w:type="gramEnd"/>
            <w:r w:rsidRPr="000D0BD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0D0BD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0D0BD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0D0BDA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TraceIdRatioBasedSampler</w:t>
            </w:r>
            <w:proofErr w:type="spellEnd"/>
            <w:r w:rsidRPr="000D0BD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0D0BD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0.10</w:t>
            </w:r>
            <w:r w:rsidRPr="000D0BD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)) </w:t>
            </w:r>
            <w:r w:rsidRPr="000D0BDA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// 10% </w:t>
            </w:r>
            <w:r w:rsidRPr="000D0BDA">
              <w:rPr>
                <w:rFonts w:ascii="Consolas" w:eastAsia="Times New Roman" w:hAnsi="Consolas" w:cs="Times New Roman"/>
                <w:color w:val="6A9955"/>
                <w:sz w:val="21"/>
                <w:szCs w:val="21"/>
                <w:rtl/>
              </w:rPr>
              <w:t>דגימה</w:t>
            </w:r>
          </w:p>
          <w:p w14:paraId="73062527" w14:textId="77777777" w:rsidR="000D0BDA" w:rsidRPr="000D0BDA" w:rsidRDefault="009346BC" w:rsidP="000D0BDA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D0BD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0D0BD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proofErr w:type="spellStart"/>
            <w:r w:rsidRPr="000D0BD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AddConsoleExporter</w:t>
            </w:r>
            <w:proofErr w:type="spellEnd"/>
            <w:proofErr w:type="gramEnd"/>
            <w:r w:rsidRPr="000D0BD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</w:t>
            </w:r>
          </w:p>
          <w:p w14:paraId="4DCC3AE9" w14:textId="77777777" w:rsidR="004C4058" w:rsidRPr="000D0BDA" w:rsidRDefault="009346BC" w:rsidP="000D0BDA">
            <w:pPr>
              <w:shd w:val="clear" w:color="auto" w:fill="1E1E1E"/>
              <w:bidi w:val="0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D0BD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0D0BD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0D0BD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Build</w:t>
            </w:r>
            <w:proofErr w:type="gramEnd"/>
            <w:r w:rsidRPr="000D0BD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();</w:t>
            </w:r>
          </w:p>
        </w:tc>
      </w:tr>
    </w:tbl>
    <w:p w14:paraId="3336364F" w14:textId="77777777" w:rsidR="00FD5DBB" w:rsidRDefault="009346BC" w:rsidP="00FD5DBB">
      <w:pPr>
        <w:rPr>
          <w:rtl/>
        </w:rPr>
      </w:pPr>
      <w:r>
        <w:rPr>
          <w:rtl/>
        </w:rPr>
        <w:t xml:space="preserve">או באופן דינמי עם </w:t>
      </w:r>
      <w:proofErr w:type="spellStart"/>
      <w:r>
        <w:rPr>
          <w:rtl/>
        </w:rPr>
        <w:t>Environment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Variables</w:t>
      </w:r>
      <w:proofErr w:type="spellEnd"/>
      <w:r>
        <w:rPr>
          <w:rtl/>
        </w:rPr>
        <w:t>, למשל:</w:t>
      </w:r>
    </w:p>
    <w:p w14:paraId="41CE3F1A" w14:textId="77777777" w:rsidR="00FD5DBB" w:rsidRDefault="009346BC" w:rsidP="00FD5DBB">
      <w:pPr>
        <w:bidi w:val="0"/>
      </w:pPr>
      <w:r>
        <w:rPr>
          <w:rtl/>
        </w:rPr>
        <w:t>OTEL_TRACES_SAMPLER=</w:t>
      </w:r>
      <w:proofErr w:type="spellStart"/>
      <w:r>
        <w:rPr>
          <w:rtl/>
        </w:rPr>
        <w:t>traceidratio</w:t>
      </w:r>
      <w:proofErr w:type="spellEnd"/>
      <w:r>
        <w:br/>
      </w:r>
      <w:r>
        <w:rPr>
          <w:rtl/>
        </w:rPr>
        <w:t>OTEL_TRACES_SAMPLER_ARG=0.10</w:t>
      </w:r>
    </w:p>
    <w:p w14:paraId="2057B073" w14:textId="77777777" w:rsidR="00FD5D8E" w:rsidRDefault="009346BC">
      <w:pPr>
        <w:bidi w:val="0"/>
      </w:pPr>
      <w:r>
        <w:br w:type="page"/>
      </w:r>
    </w:p>
    <w:p w14:paraId="5F18E3BF" w14:textId="77777777" w:rsidR="00191A36" w:rsidRDefault="009346BC">
      <w:pPr>
        <w:bidi w:val="0"/>
        <w:rPr>
          <w:rtl/>
        </w:rPr>
      </w:pPr>
      <w:r>
        <w:rPr>
          <w:rtl/>
        </w:rPr>
        <w:lastRenderedPageBreak/>
        <w:br w:type="page"/>
      </w:r>
    </w:p>
    <w:p w14:paraId="58E60A86" w14:textId="77777777" w:rsidR="00CD76EA" w:rsidRDefault="009346BC" w:rsidP="000742D1">
      <w:pPr>
        <w:pStyle w:val="Heading2"/>
        <w:spacing w:line="360" w:lineRule="auto"/>
        <w:jc w:val="both"/>
      </w:pPr>
      <w:bookmarkStart w:id="98" w:name="_Toc187864980"/>
      <w:proofErr w:type="spellStart"/>
      <w:r>
        <w:rPr>
          <w:rtl/>
        </w:rPr>
        <w:lastRenderedPageBreak/>
        <w:t>Best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Practices</w:t>
      </w:r>
      <w:bookmarkEnd w:id="98"/>
      <w:proofErr w:type="spellEnd"/>
      <w:r>
        <w:rPr>
          <w:rtl/>
        </w:rPr>
        <w:t xml:space="preserve"> </w:t>
      </w:r>
    </w:p>
    <w:p w14:paraId="0C2EA55A" w14:textId="77777777" w:rsidR="00CD76EA" w:rsidRDefault="009346BC" w:rsidP="000742D1">
      <w:pPr>
        <w:numPr>
          <w:ilvl w:val="0"/>
          <w:numId w:val="19"/>
        </w:numPr>
        <w:spacing w:line="360" w:lineRule="auto"/>
        <w:jc w:val="both"/>
      </w:pPr>
      <w:r>
        <w:rPr>
          <w:b/>
          <w:bCs/>
          <w:rtl/>
        </w:rPr>
        <w:t>התחל בקטן</w:t>
      </w:r>
      <w:r>
        <w:rPr>
          <w:rtl/>
        </w:rPr>
        <w:t xml:space="preserve">: הגדר תחילה </w:t>
      </w:r>
      <w:proofErr w:type="spellStart"/>
      <w:r>
        <w:rPr>
          <w:rtl/>
        </w:rPr>
        <w:t>Console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Exporter</w:t>
      </w:r>
      <w:proofErr w:type="spellEnd"/>
      <w:r>
        <w:rPr>
          <w:rtl/>
        </w:rPr>
        <w:t xml:space="preserve"> בסביבת פיתוח רק כדי לוודא שהאיסוף עובד.</w:t>
      </w:r>
    </w:p>
    <w:p w14:paraId="748A2C08" w14:textId="77777777" w:rsidR="00CD76EA" w:rsidRDefault="009346BC" w:rsidP="000742D1">
      <w:pPr>
        <w:numPr>
          <w:ilvl w:val="0"/>
          <w:numId w:val="19"/>
        </w:numPr>
        <w:spacing w:line="360" w:lineRule="auto"/>
        <w:jc w:val="both"/>
      </w:pPr>
      <w:r>
        <w:rPr>
          <w:b/>
          <w:bCs/>
          <w:rtl/>
        </w:rPr>
        <w:t>ארכיטקטורה</w:t>
      </w:r>
      <w:r>
        <w:rPr>
          <w:rtl/>
        </w:rPr>
        <w:t>: בסביבת ייצור (</w:t>
      </w:r>
      <w:proofErr w:type="spellStart"/>
      <w:r>
        <w:rPr>
          <w:rtl/>
        </w:rPr>
        <w:t>Production</w:t>
      </w:r>
      <w:proofErr w:type="spellEnd"/>
      <w:r>
        <w:rPr>
          <w:rtl/>
        </w:rPr>
        <w:t xml:space="preserve">), לרוב תגדיר את האפליקציות השונות מדווחות </w:t>
      </w:r>
      <w:proofErr w:type="spellStart"/>
      <w:r>
        <w:rPr>
          <w:rtl/>
        </w:rPr>
        <w:t>ל־OTLP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Collector</w:t>
      </w:r>
      <w:proofErr w:type="spellEnd"/>
      <w:r>
        <w:rPr>
          <w:rtl/>
        </w:rPr>
        <w:t xml:space="preserve"> מרכזי. משם ניתן לפצל אל מערכות שונות (</w:t>
      </w:r>
      <w:proofErr w:type="spellStart"/>
      <w:r>
        <w:rPr>
          <w:rtl/>
        </w:rPr>
        <w:t>Jaeger</w:t>
      </w:r>
      <w:proofErr w:type="spellEnd"/>
      <w:r>
        <w:rPr>
          <w:rtl/>
        </w:rPr>
        <w:t xml:space="preserve">, </w:t>
      </w:r>
      <w:proofErr w:type="spellStart"/>
      <w:r>
        <w:rPr>
          <w:rtl/>
        </w:rPr>
        <w:t>Zipkin</w:t>
      </w:r>
      <w:proofErr w:type="spellEnd"/>
      <w:r>
        <w:rPr>
          <w:rtl/>
        </w:rPr>
        <w:t xml:space="preserve">, </w:t>
      </w:r>
      <w:proofErr w:type="spellStart"/>
      <w:r>
        <w:rPr>
          <w:rtl/>
        </w:rPr>
        <w:t>Prometheus</w:t>
      </w:r>
      <w:proofErr w:type="spellEnd"/>
      <w:r>
        <w:rPr>
          <w:rtl/>
        </w:rPr>
        <w:t xml:space="preserve">, </w:t>
      </w:r>
      <w:proofErr w:type="spellStart"/>
      <w:r>
        <w:rPr>
          <w:rtl/>
        </w:rPr>
        <w:t>Elastic</w:t>
      </w:r>
      <w:proofErr w:type="spellEnd"/>
      <w:r>
        <w:rPr>
          <w:rtl/>
        </w:rPr>
        <w:t xml:space="preserve"> וכו’).</w:t>
      </w:r>
    </w:p>
    <w:p w14:paraId="73C833E7" w14:textId="77777777" w:rsidR="00CD76EA" w:rsidRDefault="009346BC" w:rsidP="000742D1">
      <w:pPr>
        <w:numPr>
          <w:ilvl w:val="0"/>
          <w:numId w:val="19"/>
        </w:numPr>
        <w:spacing w:line="360" w:lineRule="auto"/>
        <w:jc w:val="both"/>
      </w:pPr>
      <w:r>
        <w:rPr>
          <w:b/>
          <w:bCs/>
          <w:rtl/>
        </w:rPr>
        <w:t>הוסף תגים מותאמים (</w:t>
      </w:r>
      <w:proofErr w:type="spellStart"/>
      <w:r>
        <w:rPr>
          <w:b/>
          <w:bCs/>
          <w:rtl/>
        </w:rPr>
        <w:t>Tags</w:t>
      </w:r>
      <w:proofErr w:type="spellEnd"/>
      <w:r>
        <w:rPr>
          <w:b/>
          <w:bCs/>
          <w:rtl/>
        </w:rPr>
        <w:t>)</w:t>
      </w:r>
      <w:r>
        <w:rPr>
          <w:rtl/>
        </w:rPr>
        <w:t xml:space="preserve">: אם אתה יוצר </w:t>
      </w:r>
      <w:proofErr w:type="spellStart"/>
      <w:r>
        <w:rPr>
          <w:rtl/>
        </w:rPr>
        <w:t>Activity</w:t>
      </w:r>
      <w:proofErr w:type="spellEnd"/>
      <w:r>
        <w:rPr>
          <w:rtl/>
        </w:rPr>
        <w:t xml:space="preserve"> ידני או מוסיף מידע למסלול </w:t>
      </w:r>
      <w:proofErr w:type="spellStart"/>
      <w:r>
        <w:rPr>
          <w:rtl/>
        </w:rPr>
        <w:t>טראייס</w:t>
      </w:r>
      <w:proofErr w:type="spellEnd"/>
      <w:r>
        <w:rPr>
          <w:rtl/>
        </w:rPr>
        <w:t>, הוסף מפתחות חשובים (למשל user.id, order.id) כך שהניטור יהיה משמעותי יותר.</w:t>
      </w:r>
    </w:p>
    <w:p w14:paraId="627C0EA4" w14:textId="77777777" w:rsidR="00CD76EA" w:rsidRDefault="009346BC" w:rsidP="000742D1">
      <w:pPr>
        <w:numPr>
          <w:ilvl w:val="0"/>
          <w:numId w:val="19"/>
        </w:numPr>
        <w:spacing w:line="360" w:lineRule="auto"/>
        <w:jc w:val="both"/>
      </w:pPr>
      <w:r>
        <w:rPr>
          <w:b/>
          <w:bCs/>
          <w:rtl/>
        </w:rPr>
        <w:t>בדוק את ביצועי האפליקציה</w:t>
      </w:r>
      <w:r>
        <w:rPr>
          <w:rtl/>
        </w:rPr>
        <w:t>: נסה להימנע מאיסוף אגרסיבי מדי (</w:t>
      </w:r>
      <w:proofErr w:type="spellStart"/>
      <w:r>
        <w:rPr>
          <w:rtl/>
        </w:rPr>
        <w:t>Sampling</w:t>
      </w:r>
      <w:proofErr w:type="spellEnd"/>
      <w:r>
        <w:rPr>
          <w:rtl/>
        </w:rPr>
        <w:t xml:space="preserve"> גבוה מאוד) בסביבה עם מיליוני קריאות, כדי לא ליצור עומס רשת או עומס על </w:t>
      </w:r>
      <w:proofErr w:type="spellStart"/>
      <w:r>
        <w:rPr>
          <w:rtl/>
        </w:rPr>
        <w:t>ה־Collector</w:t>
      </w:r>
      <w:proofErr w:type="spellEnd"/>
      <w:r>
        <w:rPr>
          <w:rtl/>
        </w:rPr>
        <w:t>.</w:t>
      </w:r>
    </w:p>
    <w:p w14:paraId="4C4A8ECE" w14:textId="77777777" w:rsidR="00CD76EA" w:rsidRDefault="009346BC" w:rsidP="000742D1">
      <w:pPr>
        <w:numPr>
          <w:ilvl w:val="0"/>
          <w:numId w:val="19"/>
        </w:numPr>
        <w:spacing w:line="360" w:lineRule="auto"/>
        <w:jc w:val="both"/>
      </w:pPr>
      <w:r>
        <w:rPr>
          <w:b/>
          <w:bCs/>
          <w:rtl/>
        </w:rPr>
        <w:t>שתף מידע בין שירותים (</w:t>
      </w:r>
      <w:proofErr w:type="spellStart"/>
      <w:r>
        <w:rPr>
          <w:b/>
          <w:bCs/>
          <w:rtl/>
        </w:rPr>
        <w:t>Context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Propagation</w:t>
      </w:r>
      <w:proofErr w:type="spellEnd"/>
      <w:r>
        <w:rPr>
          <w:b/>
          <w:bCs/>
          <w:rtl/>
        </w:rPr>
        <w:t>)</w:t>
      </w:r>
      <w:r>
        <w:rPr>
          <w:rtl/>
        </w:rPr>
        <w:t xml:space="preserve">: ודא </w:t>
      </w:r>
      <w:proofErr w:type="spellStart"/>
      <w:r>
        <w:rPr>
          <w:rtl/>
        </w:rPr>
        <w:t>שההיידרים</w:t>
      </w:r>
      <w:proofErr w:type="spellEnd"/>
      <w:r>
        <w:rPr>
          <w:rtl/>
        </w:rPr>
        <w:t xml:space="preserve"> של </w:t>
      </w:r>
      <w:proofErr w:type="spellStart"/>
      <w:r>
        <w:rPr>
          <w:rtl/>
        </w:rPr>
        <w:t>טראייס</w:t>
      </w:r>
      <w:proofErr w:type="spellEnd"/>
      <w:r>
        <w:rPr>
          <w:rtl/>
        </w:rPr>
        <w:t xml:space="preserve"> (</w:t>
      </w:r>
      <w:proofErr w:type="spellStart"/>
      <w:r>
        <w:rPr>
          <w:rtl/>
        </w:rPr>
        <w:t>ב־HTTP</w:t>
      </w:r>
      <w:proofErr w:type="spellEnd"/>
      <w:r>
        <w:rPr>
          <w:rtl/>
        </w:rPr>
        <w:t xml:space="preserve">) מועברים בין שירותים, כך </w:t>
      </w:r>
      <w:proofErr w:type="spellStart"/>
      <w:r>
        <w:rPr>
          <w:rtl/>
        </w:rPr>
        <w:t>שהטראייס</w:t>
      </w:r>
      <w:proofErr w:type="spellEnd"/>
      <w:r>
        <w:rPr>
          <w:rtl/>
        </w:rPr>
        <w:t xml:space="preserve"> יהיה מחובר מקצה לקצה (</w:t>
      </w:r>
      <w:proofErr w:type="spellStart"/>
      <w:r>
        <w:rPr>
          <w:rtl/>
        </w:rPr>
        <w:t>Distributed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Tracing</w:t>
      </w:r>
      <w:proofErr w:type="spellEnd"/>
      <w:r>
        <w:rPr>
          <w:rtl/>
        </w:rPr>
        <w:t>).</w:t>
      </w:r>
    </w:p>
    <w:p w14:paraId="63555DE2" w14:textId="77777777" w:rsidR="00CD76EA" w:rsidRDefault="009346BC" w:rsidP="000742D1">
      <w:pPr>
        <w:numPr>
          <w:ilvl w:val="0"/>
          <w:numId w:val="19"/>
        </w:numPr>
        <w:spacing w:line="360" w:lineRule="auto"/>
        <w:jc w:val="both"/>
      </w:pPr>
      <w:r>
        <w:rPr>
          <w:b/>
          <w:bCs/>
          <w:rtl/>
        </w:rPr>
        <w:t xml:space="preserve">עבודה עם </w:t>
      </w:r>
      <w:proofErr w:type="spellStart"/>
      <w:r>
        <w:rPr>
          <w:b/>
          <w:bCs/>
          <w:rtl/>
        </w:rPr>
        <w:t>Containers</w:t>
      </w:r>
      <w:proofErr w:type="spellEnd"/>
      <w:r>
        <w:rPr>
          <w:b/>
          <w:bCs/>
          <w:rtl/>
        </w:rPr>
        <w:t>/</w:t>
      </w:r>
      <w:proofErr w:type="spellStart"/>
      <w:r>
        <w:rPr>
          <w:b/>
          <w:bCs/>
          <w:rtl/>
        </w:rPr>
        <w:t>Kubernetes</w:t>
      </w:r>
      <w:proofErr w:type="spellEnd"/>
      <w:r>
        <w:rPr>
          <w:rtl/>
        </w:rPr>
        <w:t xml:space="preserve">: הקפד להשתמש </w:t>
      </w:r>
      <w:proofErr w:type="spellStart"/>
      <w:r>
        <w:rPr>
          <w:rtl/>
        </w:rPr>
        <w:t>ב־Environment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Variables</w:t>
      </w:r>
      <w:proofErr w:type="spellEnd"/>
      <w:r>
        <w:rPr>
          <w:rtl/>
        </w:rPr>
        <w:t xml:space="preserve"> עבור הגדרות, ולהפנות את האפליקציות </w:t>
      </w:r>
      <w:proofErr w:type="spellStart"/>
      <w:r>
        <w:rPr>
          <w:rtl/>
        </w:rPr>
        <w:t>ל־Collector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בקלאסטר</w:t>
      </w:r>
      <w:proofErr w:type="spellEnd"/>
      <w:r>
        <w:rPr>
          <w:rtl/>
        </w:rPr>
        <w:t>.</w:t>
      </w:r>
    </w:p>
    <w:p w14:paraId="5CFF9A44" w14:textId="77777777" w:rsidR="00CD76EA" w:rsidRDefault="009346BC" w:rsidP="000742D1">
      <w:pPr>
        <w:numPr>
          <w:ilvl w:val="0"/>
          <w:numId w:val="19"/>
        </w:numPr>
        <w:spacing w:line="360" w:lineRule="auto"/>
        <w:jc w:val="both"/>
      </w:pPr>
      <w:r>
        <w:rPr>
          <w:b/>
          <w:bCs/>
          <w:rtl/>
        </w:rPr>
        <w:t>בדיקות עומס</w:t>
      </w:r>
      <w:r>
        <w:rPr>
          <w:rtl/>
        </w:rPr>
        <w:t xml:space="preserve">: בדוק את עומס </w:t>
      </w:r>
      <w:proofErr w:type="spellStart"/>
      <w:r>
        <w:rPr>
          <w:rtl/>
        </w:rPr>
        <w:t>ה־OTLP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Collector</w:t>
      </w:r>
      <w:proofErr w:type="spellEnd"/>
      <w:r>
        <w:rPr>
          <w:rtl/>
        </w:rPr>
        <w:t xml:space="preserve"> (או </w:t>
      </w:r>
      <w:proofErr w:type="spellStart"/>
      <w:r>
        <w:rPr>
          <w:rtl/>
        </w:rPr>
        <w:t>Jaeger</w:t>
      </w:r>
      <w:proofErr w:type="spellEnd"/>
      <w:r>
        <w:rPr>
          <w:rtl/>
        </w:rPr>
        <w:t>/</w:t>
      </w:r>
      <w:proofErr w:type="spellStart"/>
      <w:r>
        <w:rPr>
          <w:rtl/>
        </w:rPr>
        <w:t>Zipkin</w:t>
      </w:r>
      <w:proofErr w:type="spellEnd"/>
      <w:r>
        <w:rPr>
          <w:rtl/>
        </w:rPr>
        <w:t xml:space="preserve">) תחת תרחישי עומס גבוה, כדי למנוע מצב שהמערכת תקרוס עקב יותר מדי </w:t>
      </w:r>
      <w:proofErr w:type="spellStart"/>
      <w:r>
        <w:rPr>
          <w:rtl/>
        </w:rPr>
        <w:t>טראייסים</w:t>
      </w:r>
      <w:proofErr w:type="spellEnd"/>
      <w:r>
        <w:rPr>
          <w:rtl/>
        </w:rPr>
        <w:t>.</w:t>
      </w:r>
    </w:p>
    <w:p w14:paraId="54CE0382" w14:textId="77777777" w:rsidR="00EB4807" w:rsidRPr="00CD76EA" w:rsidRDefault="00EB4807" w:rsidP="001F059B"/>
    <w:p w14:paraId="7E698623" w14:textId="77777777" w:rsidR="00EB46CF" w:rsidRPr="001F059B" w:rsidRDefault="00EB46CF" w:rsidP="004A13ED"/>
    <w:p w14:paraId="314BECD8" w14:textId="77777777" w:rsidR="004A13ED" w:rsidRPr="004A13ED" w:rsidRDefault="004A13ED" w:rsidP="00D47F28"/>
    <w:p w14:paraId="48C9E552" w14:textId="77777777" w:rsidR="002222CE" w:rsidRPr="00D47F28" w:rsidRDefault="002222CE" w:rsidP="00167ACC">
      <w:pPr>
        <w:ind w:left="720"/>
      </w:pPr>
    </w:p>
    <w:p w14:paraId="046F663D" w14:textId="77777777" w:rsidR="00633264" w:rsidRDefault="00633264" w:rsidP="00633264">
      <w:pPr>
        <w:ind w:left="720"/>
      </w:pPr>
    </w:p>
    <w:p w14:paraId="40B1F7C5" w14:textId="77777777" w:rsidR="00F606D3" w:rsidRPr="00B23A89" w:rsidRDefault="00F606D3" w:rsidP="00F606D3"/>
    <w:sectPr w:rsidR="00F606D3" w:rsidRPr="00B23A89" w:rsidSect="00F90CD5">
      <w:headerReference w:type="default" r:id="rId24"/>
      <w:pgSz w:w="11906" w:h="16838"/>
      <w:pgMar w:top="709" w:right="1800" w:bottom="1276" w:left="851" w:header="708" w:footer="708" w:gutter="0"/>
      <w:cols w:space="708"/>
      <w:bidi/>
      <w:rtlGutter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3" w:author="Reuben Aronowich" w:date="2025-01-19T11:44:00Z" w:initials="RA">
    <w:p w14:paraId="52958EEE" w14:textId="77777777" w:rsidR="009346BC" w:rsidRDefault="009346BC">
      <w:pPr>
        <w:pStyle w:val="CommentText"/>
        <w:rPr>
          <w:rtl/>
        </w:rPr>
      </w:pPr>
      <w:r>
        <w:rPr>
          <w:rStyle w:val="CommentReference"/>
        </w:rPr>
        <w:annotationRef/>
      </w:r>
      <w:r>
        <w:rPr>
          <w:rFonts w:hint="cs"/>
          <w:rtl/>
        </w:rPr>
        <w:t xml:space="preserve">האם לא במסגרת </w:t>
      </w:r>
      <w:r>
        <w:rPr>
          <w:rFonts w:hint="cs"/>
        </w:rPr>
        <w:t>DAPR OBSERVABILITY</w:t>
      </w:r>
      <w:r>
        <w:rPr>
          <w:rFonts w:hint="cs"/>
          <w:rtl/>
        </w:rPr>
        <w:t xml:space="preserve"> ?</w:t>
      </w:r>
    </w:p>
    <w:p w14:paraId="4E9915E1" w14:textId="77777777" w:rsidR="0098628C" w:rsidRDefault="0098628C">
      <w:pPr>
        <w:pStyle w:val="CommentText"/>
        <w:rPr>
          <w:rtl/>
        </w:rPr>
      </w:pPr>
      <w:r>
        <w:rPr>
          <w:rFonts w:hint="cs"/>
          <w:rtl/>
        </w:rPr>
        <w:t xml:space="preserve">רק לאחר שקראתי את המסמך הבנתי שאתה עושה אינטגרציה בסעיף 4.3 . </w:t>
      </w:r>
    </w:p>
    <w:p w14:paraId="61E93546" w14:textId="77777777" w:rsidR="0098628C" w:rsidRDefault="0098628C" w:rsidP="0098628C">
      <w:pPr>
        <w:pStyle w:val="CommentText"/>
        <w:rPr>
          <w:rtl/>
        </w:rPr>
      </w:pPr>
      <w:r>
        <w:rPr>
          <w:rFonts w:hint="cs"/>
          <w:rtl/>
        </w:rPr>
        <w:t xml:space="preserve">מתלבט </w:t>
      </w:r>
      <w:r>
        <w:rPr>
          <w:rtl/>
        </w:rPr>
        <w:t>–</w:t>
      </w:r>
      <w:r>
        <w:rPr>
          <w:rFonts w:hint="cs"/>
          <w:rtl/>
        </w:rPr>
        <w:t xml:space="preserve"> נדבר ברביעי. קבענו ש </w:t>
      </w:r>
      <w:r>
        <w:rPr>
          <w:rFonts w:hint="cs"/>
        </w:rPr>
        <w:t>DAPR</w:t>
      </w:r>
      <w:r>
        <w:rPr>
          <w:rFonts w:hint="cs"/>
          <w:rtl/>
        </w:rPr>
        <w:t xml:space="preserve"> הוא הסטנדרט במימוש </w:t>
      </w:r>
      <w:r>
        <w:rPr>
          <w:rFonts w:hint="cs"/>
        </w:rPr>
        <w:t>MICROSERVICE</w:t>
      </w:r>
      <w:r>
        <w:rPr>
          <w:rFonts w:hint="cs"/>
          <w:rtl/>
        </w:rPr>
        <w:t xml:space="preserve"> אזי ה </w:t>
      </w:r>
      <w:r>
        <w:rPr>
          <w:rFonts w:hint="cs"/>
        </w:rPr>
        <w:t>OPENTELEMETRY</w:t>
      </w:r>
      <w:r>
        <w:rPr>
          <w:rFonts w:hint="cs"/>
          <w:rtl/>
        </w:rPr>
        <w:t xml:space="preserve"> צריך להיות בקונטקסט של </w:t>
      </w:r>
      <w:r>
        <w:rPr>
          <w:rFonts w:hint="cs"/>
        </w:rPr>
        <w:t>OBSERVABILITY BUILDING BLOCK</w:t>
      </w:r>
      <w:r>
        <w:rPr>
          <w:rFonts w:hint="cs"/>
          <w:rtl/>
        </w:rPr>
        <w:t>.</w:t>
      </w:r>
    </w:p>
  </w:comment>
  <w:comment w:id="22" w:author="Reuben Aronowich" w:date="2025-01-19T11:46:00Z" w:initials="RA">
    <w:p w14:paraId="4AADA4C8" w14:textId="77777777" w:rsidR="009346BC" w:rsidRDefault="009346BC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 xml:space="preserve">ניטור בריאות </w:t>
      </w:r>
      <w:r>
        <w:rPr>
          <w:rFonts w:hint="cs"/>
        </w:rPr>
        <w:t>DAPR</w:t>
      </w:r>
      <w:r>
        <w:rPr>
          <w:rFonts w:hint="cs"/>
          <w:rtl/>
        </w:rPr>
        <w:t xml:space="preserve"> ו </w:t>
      </w:r>
      <w:r>
        <w:rPr>
          <w:rFonts w:hint="cs"/>
        </w:rPr>
        <w:t>LATENCY</w:t>
      </w:r>
      <w:r>
        <w:rPr>
          <w:rFonts w:hint="cs"/>
          <w:rtl/>
        </w:rPr>
        <w:t xml:space="preserve"> בין ה </w:t>
      </w:r>
      <w:r>
        <w:rPr>
          <w:rFonts w:hint="cs"/>
        </w:rPr>
        <w:t>APPS</w:t>
      </w:r>
      <w:r>
        <w:rPr>
          <w:rFonts w:hint="cs"/>
          <w:rtl/>
        </w:rPr>
        <w:t xml:space="preserve"> ל </w:t>
      </w:r>
      <w:r>
        <w:rPr>
          <w:rFonts w:hint="cs"/>
        </w:rPr>
        <w:t>SIDECAR</w:t>
      </w:r>
    </w:p>
  </w:comment>
  <w:comment w:id="30" w:author="Reuben Aronowich" w:date="2025-01-19T12:25:00Z" w:initials="RA">
    <w:p w14:paraId="02976B25" w14:textId="77777777" w:rsidR="004E4CC2" w:rsidRDefault="004E4CC2">
      <w:pPr>
        <w:pStyle w:val="CommentText"/>
        <w:rPr>
          <w:rtl/>
        </w:rPr>
      </w:pPr>
      <w:r>
        <w:rPr>
          <w:rStyle w:val="CommentReference"/>
        </w:rPr>
        <w:annotationRef/>
      </w:r>
      <w:r>
        <w:rPr>
          <w:rFonts w:hint="cs"/>
          <w:rtl/>
        </w:rPr>
        <w:t>כאמור הבנתי ב 4.3 את הכיוון שלקחת והפער בינינו.</w:t>
      </w:r>
    </w:p>
    <w:p w14:paraId="05F61FCB" w14:textId="77777777" w:rsidR="004E4CC2" w:rsidRDefault="004E4CC2" w:rsidP="004E4CC2">
      <w:pPr>
        <w:pStyle w:val="CommentText"/>
      </w:pPr>
      <w:r>
        <w:rPr>
          <w:rFonts w:hint="cs"/>
          <w:rtl/>
        </w:rPr>
        <w:t>אגב לא התייחסת ל</w:t>
      </w:r>
      <w:r>
        <w:rPr>
          <w:rFonts w:hint="cs"/>
        </w:rPr>
        <w:t>ZEROCODE INSTRUMENTAION</w:t>
      </w:r>
      <w:r>
        <w:rPr>
          <w:rFonts w:hint="cs"/>
          <w:rtl/>
        </w:rPr>
        <w:t xml:space="preserve"> מול </w:t>
      </w:r>
      <w:r>
        <w:rPr>
          <w:rFonts w:hint="cs"/>
        </w:rPr>
        <w:t>CODE BASE INSTRUMENTATION</w:t>
      </w:r>
      <w:r>
        <w:rPr>
          <w:rFonts w:hint="cs"/>
          <w:rtl/>
        </w:rPr>
        <w:t xml:space="preserve">. יש התקנה על </w:t>
      </w:r>
      <w:r>
        <w:rPr>
          <w:rFonts w:hint="cs"/>
        </w:rPr>
        <w:t>OPENSHIFT</w:t>
      </w:r>
      <w:r>
        <w:rPr>
          <w:rFonts w:hint="cs"/>
          <w:rtl/>
        </w:rPr>
        <w:t xml:space="preserve"> של </w:t>
      </w:r>
      <w:r>
        <w:rPr>
          <w:rFonts w:hint="cs"/>
        </w:rPr>
        <w:t>OTEL COLLECTOR</w:t>
      </w:r>
      <w:r>
        <w:rPr>
          <w:rFonts w:hint="cs"/>
          <w:rtl/>
        </w:rPr>
        <w:t xml:space="preserve"> עם </w:t>
      </w:r>
      <w:r>
        <w:rPr>
          <w:rFonts w:hint="cs"/>
        </w:rPr>
        <w:t>JAEGER</w:t>
      </w:r>
      <w:r>
        <w:rPr>
          <w:rFonts w:hint="cs"/>
          <w:rtl/>
        </w:rPr>
        <w:t xml:space="preserve">. אם עובד או לא אינני יודע כמו ש </w:t>
      </w:r>
      <w:r>
        <w:rPr>
          <w:rFonts w:hint="cs"/>
        </w:rPr>
        <w:t>DAPR</w:t>
      </w:r>
      <w:r>
        <w:rPr>
          <w:rFonts w:hint="cs"/>
          <w:rtl/>
        </w:rPr>
        <w:t xml:space="preserve"> עובד. אפרופו לא עדכנת מה יצא במפגש שלך מול קוסטה ו</w:t>
      </w:r>
      <w:r>
        <w:rPr>
          <w:rFonts w:hint="cs"/>
        </w:rPr>
        <w:t>DEVOPS</w:t>
      </w:r>
      <w:r>
        <w:rPr>
          <w:rFonts w:hint="cs"/>
          <w:rtl/>
        </w:rPr>
        <w:t xml:space="preserve"> בנושא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1E93546" w15:done="0"/>
  <w15:commentEx w15:paraId="4AADA4C8" w15:done="0"/>
  <w15:commentEx w15:paraId="05F61FC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1E93546">
    <w16cex:extLst>
      <w16:ext w16:uri="{CE6994B0-6A32-4C9F-8C6B-6E91EDA988CE}">
        <cr:reactions xmlns:cr="http://schemas.microsoft.com/office/comments/2020/reactions">
          <cr:reaction reactionType="1">
            <cr:reactionInfo dateUtc="2025-01-27T14:56:21Z">
              <cr:user userId="6e7639aa1c8e1e5a" userProvider="Windows Live" userName="Shalom Levi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1E93546" w16cid:durableId="61E93546"/>
  <w16cid:commentId w16cid:paraId="4AADA4C8" w16cid:durableId="4AADA4C8"/>
  <w16cid:commentId w16cid:paraId="05F61FCB" w16cid:durableId="05F61FC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DFBBC" w14:textId="77777777" w:rsidR="00482B68" w:rsidRDefault="00482B68">
      <w:pPr>
        <w:spacing w:after="0" w:line="240" w:lineRule="auto"/>
      </w:pPr>
      <w:r>
        <w:separator/>
      </w:r>
    </w:p>
  </w:endnote>
  <w:endnote w:type="continuationSeparator" w:id="0">
    <w:p w14:paraId="165D3566" w14:textId="77777777" w:rsidR="00482B68" w:rsidRDefault="00482B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F1546" w14:textId="77777777" w:rsidR="00482B68" w:rsidRDefault="00482B68">
      <w:pPr>
        <w:spacing w:after="0" w:line="240" w:lineRule="auto"/>
      </w:pPr>
      <w:r>
        <w:separator/>
      </w:r>
    </w:p>
  </w:footnote>
  <w:footnote w:type="continuationSeparator" w:id="0">
    <w:p w14:paraId="4D78BB41" w14:textId="77777777" w:rsidR="00482B68" w:rsidRDefault="00482B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538309014"/>
      <w:docPartObj>
        <w:docPartGallery w:val="Page Numbers (Top of Page)"/>
        <w:docPartUnique/>
      </w:docPartObj>
    </w:sdtPr>
    <w:sdtContent>
      <w:p w14:paraId="21DFECF5" w14:textId="77777777" w:rsidR="009346BC" w:rsidRDefault="009346BC">
        <w:pPr>
          <w:pStyle w:val="Head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E4CC2" w:rsidRPr="004E4CC2">
          <w:rPr>
            <w:noProof/>
            <w:rtl/>
            <w:lang w:val="he-IL"/>
          </w:rPr>
          <w:t>5</w:t>
        </w:r>
        <w:r>
          <w:fldChar w:fldCharType="end"/>
        </w:r>
      </w:p>
    </w:sdtContent>
  </w:sdt>
  <w:p w14:paraId="269238B0" w14:textId="77777777" w:rsidR="009346BC" w:rsidRDefault="009346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086E69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E10F8F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5990493E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D478B0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FDD3AF1"/>
    <w:multiLevelType w:val="hybridMultilevel"/>
    <w:tmpl w:val="89C6079C"/>
    <w:lvl w:ilvl="0" w:tplc="B732729A">
      <w:start w:val="1"/>
      <w:numFmt w:val="bullet"/>
      <w:lvlText w:val="-"/>
      <w:lvlJc w:val="left"/>
      <w:pPr>
        <w:ind w:left="1800" w:hanging="360"/>
      </w:pPr>
      <w:rPr>
        <w:rFonts w:ascii="Arial" w:eastAsiaTheme="minorEastAsia" w:hAnsi="Arial" w:cs="Arial" w:hint="default"/>
      </w:rPr>
    </w:lvl>
    <w:lvl w:ilvl="1" w:tplc="228476AC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EFE427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8944663E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C59EB250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5603348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D87CCF04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8C1C9C7C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C6148330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1A34E7D"/>
    <w:multiLevelType w:val="hybridMultilevel"/>
    <w:tmpl w:val="86D8755A"/>
    <w:lvl w:ilvl="0" w:tplc="8EBE7CA2">
      <w:start w:val="1"/>
      <w:numFmt w:val="bullet"/>
      <w:pStyle w:val="BULLET-2"/>
      <w:lvlText w:val="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</w:rPr>
    </w:lvl>
    <w:lvl w:ilvl="1" w:tplc="D0226016" w:tentative="1">
      <w:start w:val="1"/>
      <w:numFmt w:val="bullet"/>
      <w:lvlText w:val="o"/>
      <w:lvlJc w:val="left"/>
      <w:pPr>
        <w:tabs>
          <w:tab w:val="num" w:pos="2498"/>
        </w:tabs>
        <w:ind w:left="2498" w:hanging="360"/>
      </w:pPr>
      <w:rPr>
        <w:rFonts w:ascii="Courier New" w:hAnsi="Courier New" w:hint="default"/>
      </w:rPr>
    </w:lvl>
    <w:lvl w:ilvl="2" w:tplc="BA92E710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</w:rPr>
    </w:lvl>
    <w:lvl w:ilvl="3" w:tplc="D938B44A" w:tentative="1">
      <w:start w:val="1"/>
      <w:numFmt w:val="bullet"/>
      <w:lvlText w:val=""/>
      <w:lvlJc w:val="left"/>
      <w:pPr>
        <w:tabs>
          <w:tab w:val="num" w:pos="3938"/>
        </w:tabs>
        <w:ind w:left="3938" w:hanging="360"/>
      </w:pPr>
      <w:rPr>
        <w:rFonts w:ascii="Symbol" w:hAnsi="Symbol" w:hint="default"/>
      </w:rPr>
    </w:lvl>
    <w:lvl w:ilvl="4" w:tplc="0D56D752" w:tentative="1">
      <w:start w:val="1"/>
      <w:numFmt w:val="bullet"/>
      <w:lvlText w:val="o"/>
      <w:lvlJc w:val="left"/>
      <w:pPr>
        <w:tabs>
          <w:tab w:val="num" w:pos="4658"/>
        </w:tabs>
        <w:ind w:left="4658" w:hanging="360"/>
      </w:pPr>
      <w:rPr>
        <w:rFonts w:ascii="Courier New" w:hAnsi="Courier New" w:hint="default"/>
      </w:rPr>
    </w:lvl>
    <w:lvl w:ilvl="5" w:tplc="E862A380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</w:rPr>
    </w:lvl>
    <w:lvl w:ilvl="6" w:tplc="ED5A15F6" w:tentative="1">
      <w:start w:val="1"/>
      <w:numFmt w:val="bullet"/>
      <w:lvlText w:val=""/>
      <w:lvlJc w:val="left"/>
      <w:pPr>
        <w:tabs>
          <w:tab w:val="num" w:pos="6098"/>
        </w:tabs>
        <w:ind w:left="6098" w:hanging="360"/>
      </w:pPr>
      <w:rPr>
        <w:rFonts w:ascii="Symbol" w:hAnsi="Symbol" w:hint="default"/>
      </w:rPr>
    </w:lvl>
    <w:lvl w:ilvl="7" w:tplc="D1949A78" w:tentative="1">
      <w:start w:val="1"/>
      <w:numFmt w:val="bullet"/>
      <w:lvlText w:val="o"/>
      <w:lvlJc w:val="left"/>
      <w:pPr>
        <w:tabs>
          <w:tab w:val="num" w:pos="6818"/>
        </w:tabs>
        <w:ind w:left="6818" w:hanging="360"/>
      </w:pPr>
      <w:rPr>
        <w:rFonts w:ascii="Courier New" w:hAnsi="Courier New" w:hint="default"/>
      </w:rPr>
    </w:lvl>
    <w:lvl w:ilvl="8" w:tplc="68A04B7C" w:tentative="1">
      <w:start w:val="1"/>
      <w:numFmt w:val="bullet"/>
      <w:lvlText w:val=""/>
      <w:lvlJc w:val="left"/>
      <w:pPr>
        <w:tabs>
          <w:tab w:val="num" w:pos="7538"/>
        </w:tabs>
        <w:ind w:left="7538" w:hanging="360"/>
      </w:pPr>
      <w:rPr>
        <w:rFonts w:ascii="Wingdings" w:hAnsi="Wingdings" w:hint="default"/>
      </w:rPr>
    </w:lvl>
  </w:abstractNum>
  <w:abstractNum w:abstractNumId="6" w15:restartNumberingAfterBreak="0">
    <w:nsid w:val="1482775B"/>
    <w:multiLevelType w:val="multilevel"/>
    <w:tmpl w:val="939A1C8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sz w:val="36"/>
        <w:szCs w:val="36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7670A7F"/>
    <w:multiLevelType w:val="hybridMultilevel"/>
    <w:tmpl w:val="F09ACEC4"/>
    <w:lvl w:ilvl="0" w:tplc="89EA4684">
      <w:start w:val="1"/>
      <w:numFmt w:val="bullet"/>
      <w:lvlText w:val="-"/>
      <w:lvlJc w:val="left"/>
      <w:pPr>
        <w:ind w:left="1800" w:hanging="360"/>
      </w:pPr>
      <w:rPr>
        <w:rFonts w:ascii="Arial" w:eastAsiaTheme="minorEastAsia" w:hAnsi="Arial" w:cs="Arial" w:hint="default"/>
      </w:rPr>
    </w:lvl>
    <w:lvl w:ilvl="1" w:tplc="9328DA52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9285EFE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8D1854F6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E6CCAAA2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A5285BFE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9BE40A28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CF03482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D19E1BFE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B82093D"/>
    <w:multiLevelType w:val="multilevel"/>
    <w:tmpl w:val="40FC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5D48A6"/>
    <w:multiLevelType w:val="multilevel"/>
    <w:tmpl w:val="AD72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F0683"/>
    <w:multiLevelType w:val="multilevel"/>
    <w:tmpl w:val="F234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647590"/>
    <w:multiLevelType w:val="multilevel"/>
    <w:tmpl w:val="71BA88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12" w15:restartNumberingAfterBreak="0">
    <w:nsid w:val="3F1B312A"/>
    <w:multiLevelType w:val="multilevel"/>
    <w:tmpl w:val="CB1A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105C1"/>
    <w:multiLevelType w:val="multilevel"/>
    <w:tmpl w:val="C336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304B3F"/>
    <w:multiLevelType w:val="hybridMultilevel"/>
    <w:tmpl w:val="E6CA5608"/>
    <w:lvl w:ilvl="0" w:tplc="7822396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9A86965C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DDE09196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B48603DC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5BF88C8C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6958E5FA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54B07AAC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73B21862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D8E67EEA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BFF4CCE"/>
    <w:multiLevelType w:val="multilevel"/>
    <w:tmpl w:val="D478B0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55B30786"/>
    <w:multiLevelType w:val="multilevel"/>
    <w:tmpl w:val="B944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365215"/>
    <w:multiLevelType w:val="multilevel"/>
    <w:tmpl w:val="D478B0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7497158C"/>
    <w:multiLevelType w:val="multilevel"/>
    <w:tmpl w:val="D478B0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77BD5C0C"/>
    <w:multiLevelType w:val="multilevel"/>
    <w:tmpl w:val="D478B0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782B521F"/>
    <w:multiLevelType w:val="multilevel"/>
    <w:tmpl w:val="D478B0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7F901BCE"/>
    <w:multiLevelType w:val="hybridMultilevel"/>
    <w:tmpl w:val="02C48D20"/>
    <w:lvl w:ilvl="0" w:tplc="8A66FC84">
      <w:start w:val="1"/>
      <w:numFmt w:val="bullet"/>
      <w:pStyle w:val="BULLET-1"/>
      <w:lvlText w:val=""/>
      <w:lvlJc w:val="right"/>
      <w:pPr>
        <w:tabs>
          <w:tab w:val="num" w:pos="1361"/>
        </w:tabs>
        <w:ind w:left="2381" w:hanging="283"/>
      </w:pPr>
      <w:rPr>
        <w:rFonts w:ascii="Symbol" w:hAnsi="Symbol" w:hint="default"/>
        <w:color w:val="auto"/>
      </w:rPr>
    </w:lvl>
    <w:lvl w:ilvl="1" w:tplc="225C7802" w:tentative="1">
      <w:start w:val="1"/>
      <w:numFmt w:val="bullet"/>
      <w:lvlText w:val="o"/>
      <w:lvlJc w:val="left"/>
      <w:pPr>
        <w:tabs>
          <w:tab w:val="num" w:pos="2801"/>
        </w:tabs>
        <w:ind w:left="2801" w:hanging="360"/>
      </w:pPr>
      <w:rPr>
        <w:rFonts w:ascii="Courier New" w:hAnsi="Courier New" w:hint="default"/>
      </w:rPr>
    </w:lvl>
    <w:lvl w:ilvl="2" w:tplc="7C8EDC96" w:tentative="1">
      <w:start w:val="1"/>
      <w:numFmt w:val="bullet"/>
      <w:lvlText w:val=""/>
      <w:lvlJc w:val="left"/>
      <w:pPr>
        <w:tabs>
          <w:tab w:val="num" w:pos="3521"/>
        </w:tabs>
        <w:ind w:left="3521" w:hanging="360"/>
      </w:pPr>
      <w:rPr>
        <w:rFonts w:ascii="Wingdings" w:hAnsi="Wingdings" w:hint="default"/>
      </w:rPr>
    </w:lvl>
    <w:lvl w:ilvl="3" w:tplc="07CEE61C" w:tentative="1">
      <w:start w:val="1"/>
      <w:numFmt w:val="bullet"/>
      <w:lvlText w:val=""/>
      <w:lvlJc w:val="left"/>
      <w:pPr>
        <w:tabs>
          <w:tab w:val="num" w:pos="4241"/>
        </w:tabs>
        <w:ind w:left="4241" w:hanging="360"/>
      </w:pPr>
      <w:rPr>
        <w:rFonts w:ascii="Symbol" w:hAnsi="Symbol" w:hint="default"/>
      </w:rPr>
    </w:lvl>
    <w:lvl w:ilvl="4" w:tplc="48C89940" w:tentative="1">
      <w:start w:val="1"/>
      <w:numFmt w:val="bullet"/>
      <w:lvlText w:val="o"/>
      <w:lvlJc w:val="left"/>
      <w:pPr>
        <w:tabs>
          <w:tab w:val="num" w:pos="4961"/>
        </w:tabs>
        <w:ind w:left="4961" w:hanging="360"/>
      </w:pPr>
      <w:rPr>
        <w:rFonts w:ascii="Courier New" w:hAnsi="Courier New" w:hint="default"/>
      </w:rPr>
    </w:lvl>
    <w:lvl w:ilvl="5" w:tplc="D5E2ED78" w:tentative="1">
      <w:start w:val="1"/>
      <w:numFmt w:val="bullet"/>
      <w:lvlText w:val=""/>
      <w:lvlJc w:val="left"/>
      <w:pPr>
        <w:tabs>
          <w:tab w:val="num" w:pos="5681"/>
        </w:tabs>
        <w:ind w:left="5681" w:hanging="360"/>
      </w:pPr>
      <w:rPr>
        <w:rFonts w:ascii="Wingdings" w:hAnsi="Wingdings" w:hint="default"/>
      </w:rPr>
    </w:lvl>
    <w:lvl w:ilvl="6" w:tplc="987427DA" w:tentative="1">
      <w:start w:val="1"/>
      <w:numFmt w:val="bullet"/>
      <w:lvlText w:val=""/>
      <w:lvlJc w:val="left"/>
      <w:pPr>
        <w:tabs>
          <w:tab w:val="num" w:pos="6401"/>
        </w:tabs>
        <w:ind w:left="6401" w:hanging="360"/>
      </w:pPr>
      <w:rPr>
        <w:rFonts w:ascii="Symbol" w:hAnsi="Symbol" w:hint="default"/>
      </w:rPr>
    </w:lvl>
    <w:lvl w:ilvl="7" w:tplc="3754F45C" w:tentative="1">
      <w:start w:val="1"/>
      <w:numFmt w:val="bullet"/>
      <w:lvlText w:val="o"/>
      <w:lvlJc w:val="left"/>
      <w:pPr>
        <w:tabs>
          <w:tab w:val="num" w:pos="7121"/>
        </w:tabs>
        <w:ind w:left="7121" w:hanging="360"/>
      </w:pPr>
      <w:rPr>
        <w:rFonts w:ascii="Courier New" w:hAnsi="Courier New" w:hint="default"/>
      </w:rPr>
    </w:lvl>
    <w:lvl w:ilvl="8" w:tplc="25DE3136" w:tentative="1">
      <w:start w:val="1"/>
      <w:numFmt w:val="bullet"/>
      <w:lvlText w:val=""/>
      <w:lvlJc w:val="left"/>
      <w:pPr>
        <w:tabs>
          <w:tab w:val="num" w:pos="7841"/>
        </w:tabs>
        <w:ind w:left="7841" w:hanging="360"/>
      </w:pPr>
      <w:rPr>
        <w:rFonts w:ascii="Wingdings" w:hAnsi="Wingdings" w:hint="default"/>
      </w:rPr>
    </w:lvl>
  </w:abstractNum>
  <w:num w:numId="1" w16cid:durableId="1032464312">
    <w:abstractNumId w:val="21"/>
  </w:num>
  <w:num w:numId="2" w16cid:durableId="1527206807">
    <w:abstractNumId w:val="5"/>
  </w:num>
  <w:num w:numId="3" w16cid:durableId="833229340">
    <w:abstractNumId w:val="6"/>
  </w:num>
  <w:num w:numId="4" w16cid:durableId="72464778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98909930">
    <w:abstractNumId w:val="1"/>
  </w:num>
  <w:num w:numId="6" w16cid:durableId="631249010">
    <w:abstractNumId w:val="18"/>
  </w:num>
  <w:num w:numId="7" w16cid:durableId="1365323614">
    <w:abstractNumId w:val="11"/>
  </w:num>
  <w:num w:numId="8" w16cid:durableId="1031688309">
    <w:abstractNumId w:val="8"/>
  </w:num>
  <w:num w:numId="9" w16cid:durableId="93982293">
    <w:abstractNumId w:val="12"/>
  </w:num>
  <w:num w:numId="10" w16cid:durableId="105999969">
    <w:abstractNumId w:val="19"/>
  </w:num>
  <w:num w:numId="11" w16cid:durableId="1784494862">
    <w:abstractNumId w:val="2"/>
  </w:num>
  <w:num w:numId="12" w16cid:durableId="1305047104">
    <w:abstractNumId w:val="16"/>
  </w:num>
  <w:num w:numId="13" w16cid:durableId="1835218284">
    <w:abstractNumId w:val="9"/>
  </w:num>
  <w:num w:numId="14" w16cid:durableId="1214733877">
    <w:abstractNumId w:val="10"/>
  </w:num>
  <w:num w:numId="15" w16cid:durableId="1189948636">
    <w:abstractNumId w:val="13"/>
  </w:num>
  <w:num w:numId="16" w16cid:durableId="1153595237">
    <w:abstractNumId w:val="17"/>
  </w:num>
  <w:num w:numId="17" w16cid:durableId="1270351955">
    <w:abstractNumId w:val="0"/>
  </w:num>
  <w:num w:numId="18" w16cid:durableId="1043598748">
    <w:abstractNumId w:val="15"/>
  </w:num>
  <w:num w:numId="19" w16cid:durableId="1849370318">
    <w:abstractNumId w:val="20"/>
  </w:num>
  <w:num w:numId="20" w16cid:durableId="1952471768">
    <w:abstractNumId w:val="7"/>
  </w:num>
  <w:num w:numId="21" w16cid:durableId="221408334">
    <w:abstractNumId w:val="14"/>
  </w:num>
  <w:num w:numId="22" w16cid:durableId="1996909445">
    <w:abstractNumId w:val="4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euben Aronowich">
    <w15:presenceInfo w15:providerId="Windows Live" w15:userId="9b7322cd846b657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D6D"/>
    <w:rsid w:val="00002708"/>
    <w:rsid w:val="00002A70"/>
    <w:rsid w:val="00004A06"/>
    <w:rsid w:val="00006EAF"/>
    <w:rsid w:val="00006EFC"/>
    <w:rsid w:val="00010D6A"/>
    <w:rsid w:val="000139B3"/>
    <w:rsid w:val="00014D9C"/>
    <w:rsid w:val="00023AA4"/>
    <w:rsid w:val="00025080"/>
    <w:rsid w:val="00025D4E"/>
    <w:rsid w:val="00030E5B"/>
    <w:rsid w:val="00030F0B"/>
    <w:rsid w:val="00035212"/>
    <w:rsid w:val="00035443"/>
    <w:rsid w:val="000431B8"/>
    <w:rsid w:val="0004330E"/>
    <w:rsid w:val="00043A5C"/>
    <w:rsid w:val="00044DB6"/>
    <w:rsid w:val="000458ED"/>
    <w:rsid w:val="000470AA"/>
    <w:rsid w:val="00050710"/>
    <w:rsid w:val="00050ADA"/>
    <w:rsid w:val="00050DBC"/>
    <w:rsid w:val="00052FB7"/>
    <w:rsid w:val="0005305F"/>
    <w:rsid w:val="00053CC8"/>
    <w:rsid w:val="00055B49"/>
    <w:rsid w:val="000574E0"/>
    <w:rsid w:val="000574E2"/>
    <w:rsid w:val="00057D51"/>
    <w:rsid w:val="00057DAB"/>
    <w:rsid w:val="00061BC6"/>
    <w:rsid w:val="0006284B"/>
    <w:rsid w:val="00063EF2"/>
    <w:rsid w:val="000647E1"/>
    <w:rsid w:val="00065933"/>
    <w:rsid w:val="000711B4"/>
    <w:rsid w:val="000728DD"/>
    <w:rsid w:val="00072F7F"/>
    <w:rsid w:val="000730E1"/>
    <w:rsid w:val="000733F6"/>
    <w:rsid w:val="000734E5"/>
    <w:rsid w:val="00073A86"/>
    <w:rsid w:val="000742D1"/>
    <w:rsid w:val="00074BC4"/>
    <w:rsid w:val="00077379"/>
    <w:rsid w:val="00084519"/>
    <w:rsid w:val="00086784"/>
    <w:rsid w:val="00086825"/>
    <w:rsid w:val="00086EAB"/>
    <w:rsid w:val="00086F0E"/>
    <w:rsid w:val="00091C13"/>
    <w:rsid w:val="00091CD6"/>
    <w:rsid w:val="00092A59"/>
    <w:rsid w:val="00094FB9"/>
    <w:rsid w:val="000974E1"/>
    <w:rsid w:val="000A0E9C"/>
    <w:rsid w:val="000A1275"/>
    <w:rsid w:val="000A1AD0"/>
    <w:rsid w:val="000A21B7"/>
    <w:rsid w:val="000A2320"/>
    <w:rsid w:val="000A276F"/>
    <w:rsid w:val="000A3E2E"/>
    <w:rsid w:val="000A6DE3"/>
    <w:rsid w:val="000A7CF6"/>
    <w:rsid w:val="000B1BF5"/>
    <w:rsid w:val="000B4845"/>
    <w:rsid w:val="000B592D"/>
    <w:rsid w:val="000B7BC3"/>
    <w:rsid w:val="000C1E1C"/>
    <w:rsid w:val="000C1E55"/>
    <w:rsid w:val="000C6063"/>
    <w:rsid w:val="000C6DB4"/>
    <w:rsid w:val="000D0BDA"/>
    <w:rsid w:val="000D2BDA"/>
    <w:rsid w:val="000D2D4B"/>
    <w:rsid w:val="000D328D"/>
    <w:rsid w:val="000D3E08"/>
    <w:rsid w:val="000D5A97"/>
    <w:rsid w:val="000D6146"/>
    <w:rsid w:val="000D7741"/>
    <w:rsid w:val="000E1811"/>
    <w:rsid w:val="000E2ACC"/>
    <w:rsid w:val="000E3026"/>
    <w:rsid w:val="000E6895"/>
    <w:rsid w:val="000E724B"/>
    <w:rsid w:val="000E7D85"/>
    <w:rsid w:val="000F09FD"/>
    <w:rsid w:val="000F39CE"/>
    <w:rsid w:val="000F5A1F"/>
    <w:rsid w:val="00103AB7"/>
    <w:rsid w:val="00103BD6"/>
    <w:rsid w:val="00103D8D"/>
    <w:rsid w:val="0010412B"/>
    <w:rsid w:val="00105E09"/>
    <w:rsid w:val="001064E9"/>
    <w:rsid w:val="0010666D"/>
    <w:rsid w:val="001068B9"/>
    <w:rsid w:val="0011145E"/>
    <w:rsid w:val="0011378A"/>
    <w:rsid w:val="001153EC"/>
    <w:rsid w:val="00116A7C"/>
    <w:rsid w:val="00120547"/>
    <w:rsid w:val="00121ED4"/>
    <w:rsid w:val="001232F8"/>
    <w:rsid w:val="00123D4B"/>
    <w:rsid w:val="00124219"/>
    <w:rsid w:val="00127B86"/>
    <w:rsid w:val="00130C12"/>
    <w:rsid w:val="00130DCE"/>
    <w:rsid w:val="00132C7F"/>
    <w:rsid w:val="00134297"/>
    <w:rsid w:val="00137A60"/>
    <w:rsid w:val="00145870"/>
    <w:rsid w:val="00152CFE"/>
    <w:rsid w:val="001538DF"/>
    <w:rsid w:val="00157A0F"/>
    <w:rsid w:val="001601AD"/>
    <w:rsid w:val="00162B13"/>
    <w:rsid w:val="001655EC"/>
    <w:rsid w:val="00167ACC"/>
    <w:rsid w:val="00170F42"/>
    <w:rsid w:val="00171115"/>
    <w:rsid w:val="00171AF7"/>
    <w:rsid w:val="00177555"/>
    <w:rsid w:val="00180645"/>
    <w:rsid w:val="00180809"/>
    <w:rsid w:val="0018161E"/>
    <w:rsid w:val="001835D4"/>
    <w:rsid w:val="0018784D"/>
    <w:rsid w:val="001917ED"/>
    <w:rsid w:val="00191A36"/>
    <w:rsid w:val="001965B7"/>
    <w:rsid w:val="001970C5"/>
    <w:rsid w:val="001979B3"/>
    <w:rsid w:val="001A3B27"/>
    <w:rsid w:val="001A4363"/>
    <w:rsid w:val="001A4451"/>
    <w:rsid w:val="001B0911"/>
    <w:rsid w:val="001B352B"/>
    <w:rsid w:val="001B4526"/>
    <w:rsid w:val="001B6312"/>
    <w:rsid w:val="001C00E3"/>
    <w:rsid w:val="001C0779"/>
    <w:rsid w:val="001C1ED2"/>
    <w:rsid w:val="001C21F9"/>
    <w:rsid w:val="001C2766"/>
    <w:rsid w:val="001C29FB"/>
    <w:rsid w:val="001C32C4"/>
    <w:rsid w:val="001C552F"/>
    <w:rsid w:val="001C64BC"/>
    <w:rsid w:val="001D14A4"/>
    <w:rsid w:val="001D3BE3"/>
    <w:rsid w:val="001D3D27"/>
    <w:rsid w:val="001D49C2"/>
    <w:rsid w:val="001D4AB2"/>
    <w:rsid w:val="001D4C62"/>
    <w:rsid w:val="001D6C1B"/>
    <w:rsid w:val="001D7F53"/>
    <w:rsid w:val="001E0879"/>
    <w:rsid w:val="001E2E3C"/>
    <w:rsid w:val="001E307C"/>
    <w:rsid w:val="001E3C8F"/>
    <w:rsid w:val="001E492F"/>
    <w:rsid w:val="001E5C36"/>
    <w:rsid w:val="001E6EFC"/>
    <w:rsid w:val="001E730A"/>
    <w:rsid w:val="001F059B"/>
    <w:rsid w:val="001F0E13"/>
    <w:rsid w:val="001F28EF"/>
    <w:rsid w:val="001F336E"/>
    <w:rsid w:val="001F4FCC"/>
    <w:rsid w:val="001F50ED"/>
    <w:rsid w:val="00202F28"/>
    <w:rsid w:val="00205918"/>
    <w:rsid w:val="00205B9A"/>
    <w:rsid w:val="00205D83"/>
    <w:rsid w:val="002060A7"/>
    <w:rsid w:val="00207497"/>
    <w:rsid w:val="00207F5F"/>
    <w:rsid w:val="0021091E"/>
    <w:rsid w:val="002142EC"/>
    <w:rsid w:val="00217A90"/>
    <w:rsid w:val="00221EAA"/>
    <w:rsid w:val="002222CE"/>
    <w:rsid w:val="0022354B"/>
    <w:rsid w:val="00224537"/>
    <w:rsid w:val="00230F75"/>
    <w:rsid w:val="00230FBD"/>
    <w:rsid w:val="00231230"/>
    <w:rsid w:val="00233CDB"/>
    <w:rsid w:val="002364EC"/>
    <w:rsid w:val="0023798C"/>
    <w:rsid w:val="00237C35"/>
    <w:rsid w:val="00237EAB"/>
    <w:rsid w:val="00240343"/>
    <w:rsid w:val="002449E9"/>
    <w:rsid w:val="002454A8"/>
    <w:rsid w:val="0024622E"/>
    <w:rsid w:val="00250ACF"/>
    <w:rsid w:val="002533B5"/>
    <w:rsid w:val="0025456B"/>
    <w:rsid w:val="00255403"/>
    <w:rsid w:val="0025633C"/>
    <w:rsid w:val="002566D7"/>
    <w:rsid w:val="00257374"/>
    <w:rsid w:val="00260704"/>
    <w:rsid w:val="00260CB6"/>
    <w:rsid w:val="0026132A"/>
    <w:rsid w:val="00261B4B"/>
    <w:rsid w:val="00261C36"/>
    <w:rsid w:val="00261F32"/>
    <w:rsid w:val="00262835"/>
    <w:rsid w:val="00262A29"/>
    <w:rsid w:val="002632F0"/>
    <w:rsid w:val="00264B7D"/>
    <w:rsid w:val="00267074"/>
    <w:rsid w:val="0026756C"/>
    <w:rsid w:val="00267ADB"/>
    <w:rsid w:val="002705CB"/>
    <w:rsid w:val="00271250"/>
    <w:rsid w:val="00271941"/>
    <w:rsid w:val="00272174"/>
    <w:rsid w:val="00272D52"/>
    <w:rsid w:val="002744A8"/>
    <w:rsid w:val="002766AA"/>
    <w:rsid w:val="002801D4"/>
    <w:rsid w:val="002809FF"/>
    <w:rsid w:val="00280FB2"/>
    <w:rsid w:val="00281584"/>
    <w:rsid w:val="0028360A"/>
    <w:rsid w:val="00284A3F"/>
    <w:rsid w:val="002853A9"/>
    <w:rsid w:val="00285411"/>
    <w:rsid w:val="00285678"/>
    <w:rsid w:val="00286A85"/>
    <w:rsid w:val="00291892"/>
    <w:rsid w:val="002928A7"/>
    <w:rsid w:val="002955A5"/>
    <w:rsid w:val="00296057"/>
    <w:rsid w:val="002A1883"/>
    <w:rsid w:val="002A2D86"/>
    <w:rsid w:val="002A3796"/>
    <w:rsid w:val="002A3E53"/>
    <w:rsid w:val="002A567E"/>
    <w:rsid w:val="002A68B5"/>
    <w:rsid w:val="002A7A7B"/>
    <w:rsid w:val="002A7EF6"/>
    <w:rsid w:val="002B3081"/>
    <w:rsid w:val="002B323A"/>
    <w:rsid w:val="002B3362"/>
    <w:rsid w:val="002B3436"/>
    <w:rsid w:val="002B4073"/>
    <w:rsid w:val="002C19FF"/>
    <w:rsid w:val="002C5DD9"/>
    <w:rsid w:val="002C697D"/>
    <w:rsid w:val="002C6AD1"/>
    <w:rsid w:val="002C6B42"/>
    <w:rsid w:val="002C6F1E"/>
    <w:rsid w:val="002C7C1B"/>
    <w:rsid w:val="002D0AA4"/>
    <w:rsid w:val="002D0BB0"/>
    <w:rsid w:val="002D1300"/>
    <w:rsid w:val="002D3AE7"/>
    <w:rsid w:val="002D5767"/>
    <w:rsid w:val="002D612D"/>
    <w:rsid w:val="002D7CA1"/>
    <w:rsid w:val="002E01DB"/>
    <w:rsid w:val="002E1E44"/>
    <w:rsid w:val="002E1F41"/>
    <w:rsid w:val="002E33D0"/>
    <w:rsid w:val="002E7349"/>
    <w:rsid w:val="002F0142"/>
    <w:rsid w:val="002F10DB"/>
    <w:rsid w:val="002F5565"/>
    <w:rsid w:val="002F74DF"/>
    <w:rsid w:val="002F7720"/>
    <w:rsid w:val="00300ED6"/>
    <w:rsid w:val="00301383"/>
    <w:rsid w:val="0030157B"/>
    <w:rsid w:val="00301AC8"/>
    <w:rsid w:val="00301F76"/>
    <w:rsid w:val="003027D1"/>
    <w:rsid w:val="003031F5"/>
    <w:rsid w:val="00304D93"/>
    <w:rsid w:val="00305996"/>
    <w:rsid w:val="00306FFB"/>
    <w:rsid w:val="00307171"/>
    <w:rsid w:val="003102E9"/>
    <w:rsid w:val="00310572"/>
    <w:rsid w:val="00310D3B"/>
    <w:rsid w:val="00314238"/>
    <w:rsid w:val="00314E83"/>
    <w:rsid w:val="00317833"/>
    <w:rsid w:val="0032240C"/>
    <w:rsid w:val="00322F92"/>
    <w:rsid w:val="003238D1"/>
    <w:rsid w:val="00324A62"/>
    <w:rsid w:val="00325530"/>
    <w:rsid w:val="003258E0"/>
    <w:rsid w:val="003264B4"/>
    <w:rsid w:val="0032712A"/>
    <w:rsid w:val="003316A3"/>
    <w:rsid w:val="00332FB3"/>
    <w:rsid w:val="0033383C"/>
    <w:rsid w:val="0033439A"/>
    <w:rsid w:val="00334E5E"/>
    <w:rsid w:val="00334EB5"/>
    <w:rsid w:val="00335126"/>
    <w:rsid w:val="003372F3"/>
    <w:rsid w:val="00337990"/>
    <w:rsid w:val="00337FC0"/>
    <w:rsid w:val="00340E26"/>
    <w:rsid w:val="00343C80"/>
    <w:rsid w:val="00344134"/>
    <w:rsid w:val="00344837"/>
    <w:rsid w:val="0034519F"/>
    <w:rsid w:val="003454F6"/>
    <w:rsid w:val="00347A5D"/>
    <w:rsid w:val="00350016"/>
    <w:rsid w:val="00351F70"/>
    <w:rsid w:val="00352D1C"/>
    <w:rsid w:val="003532EC"/>
    <w:rsid w:val="00353DA0"/>
    <w:rsid w:val="0035436E"/>
    <w:rsid w:val="00354B2D"/>
    <w:rsid w:val="00356107"/>
    <w:rsid w:val="00361F3B"/>
    <w:rsid w:val="0036235F"/>
    <w:rsid w:val="00363076"/>
    <w:rsid w:val="003640F6"/>
    <w:rsid w:val="00364590"/>
    <w:rsid w:val="00365DA0"/>
    <w:rsid w:val="00366AC2"/>
    <w:rsid w:val="00371187"/>
    <w:rsid w:val="00371D5C"/>
    <w:rsid w:val="00372409"/>
    <w:rsid w:val="00375DEF"/>
    <w:rsid w:val="00375E0B"/>
    <w:rsid w:val="00382F1C"/>
    <w:rsid w:val="00383154"/>
    <w:rsid w:val="0038516C"/>
    <w:rsid w:val="003856A2"/>
    <w:rsid w:val="003856B5"/>
    <w:rsid w:val="0039035A"/>
    <w:rsid w:val="00392178"/>
    <w:rsid w:val="0039435C"/>
    <w:rsid w:val="00395962"/>
    <w:rsid w:val="003964D0"/>
    <w:rsid w:val="003A01BD"/>
    <w:rsid w:val="003A0857"/>
    <w:rsid w:val="003A2771"/>
    <w:rsid w:val="003A423B"/>
    <w:rsid w:val="003A4D2E"/>
    <w:rsid w:val="003A4E7C"/>
    <w:rsid w:val="003A5C70"/>
    <w:rsid w:val="003A7258"/>
    <w:rsid w:val="003B1483"/>
    <w:rsid w:val="003B2B82"/>
    <w:rsid w:val="003B545C"/>
    <w:rsid w:val="003B5DEA"/>
    <w:rsid w:val="003B738E"/>
    <w:rsid w:val="003C29EA"/>
    <w:rsid w:val="003C3CCD"/>
    <w:rsid w:val="003C4237"/>
    <w:rsid w:val="003C5B8A"/>
    <w:rsid w:val="003C69EF"/>
    <w:rsid w:val="003C6D6A"/>
    <w:rsid w:val="003C7E08"/>
    <w:rsid w:val="003D1718"/>
    <w:rsid w:val="003D1A11"/>
    <w:rsid w:val="003D2EC2"/>
    <w:rsid w:val="003D45A0"/>
    <w:rsid w:val="003D4F2C"/>
    <w:rsid w:val="003D54A9"/>
    <w:rsid w:val="003D57B8"/>
    <w:rsid w:val="003D5B67"/>
    <w:rsid w:val="003E0A1C"/>
    <w:rsid w:val="003E327D"/>
    <w:rsid w:val="003E4111"/>
    <w:rsid w:val="003E4133"/>
    <w:rsid w:val="003E44C3"/>
    <w:rsid w:val="003E4733"/>
    <w:rsid w:val="003E76C3"/>
    <w:rsid w:val="003E7CBB"/>
    <w:rsid w:val="003F0456"/>
    <w:rsid w:val="003F069F"/>
    <w:rsid w:val="003F19DB"/>
    <w:rsid w:val="003F7F22"/>
    <w:rsid w:val="00400337"/>
    <w:rsid w:val="00402660"/>
    <w:rsid w:val="00402E74"/>
    <w:rsid w:val="00406470"/>
    <w:rsid w:val="00412B86"/>
    <w:rsid w:val="004132E0"/>
    <w:rsid w:val="0041563B"/>
    <w:rsid w:val="0041656B"/>
    <w:rsid w:val="004167AE"/>
    <w:rsid w:val="00417489"/>
    <w:rsid w:val="00417730"/>
    <w:rsid w:val="00420ADB"/>
    <w:rsid w:val="00421AB4"/>
    <w:rsid w:val="00425C61"/>
    <w:rsid w:val="00425D4B"/>
    <w:rsid w:val="00426041"/>
    <w:rsid w:val="00427827"/>
    <w:rsid w:val="004310D4"/>
    <w:rsid w:val="004318D0"/>
    <w:rsid w:val="0043347E"/>
    <w:rsid w:val="004342F6"/>
    <w:rsid w:val="00434C2B"/>
    <w:rsid w:val="0043533F"/>
    <w:rsid w:val="00435BD5"/>
    <w:rsid w:val="00440627"/>
    <w:rsid w:val="004423F5"/>
    <w:rsid w:val="00442679"/>
    <w:rsid w:val="0044463F"/>
    <w:rsid w:val="0044641B"/>
    <w:rsid w:val="004503A3"/>
    <w:rsid w:val="0045216C"/>
    <w:rsid w:val="0045436C"/>
    <w:rsid w:val="00455DC9"/>
    <w:rsid w:val="004568FC"/>
    <w:rsid w:val="00463DEF"/>
    <w:rsid w:val="0046640E"/>
    <w:rsid w:val="00471CCD"/>
    <w:rsid w:val="00472860"/>
    <w:rsid w:val="0047734D"/>
    <w:rsid w:val="0048035A"/>
    <w:rsid w:val="00480D52"/>
    <w:rsid w:val="00482584"/>
    <w:rsid w:val="00482B68"/>
    <w:rsid w:val="00483077"/>
    <w:rsid w:val="004849F5"/>
    <w:rsid w:val="00484A7C"/>
    <w:rsid w:val="00485763"/>
    <w:rsid w:val="00485CA9"/>
    <w:rsid w:val="004903EE"/>
    <w:rsid w:val="0049104E"/>
    <w:rsid w:val="00492354"/>
    <w:rsid w:val="00494D42"/>
    <w:rsid w:val="00495A6D"/>
    <w:rsid w:val="00496A37"/>
    <w:rsid w:val="004A13ED"/>
    <w:rsid w:val="004A2B0C"/>
    <w:rsid w:val="004A3B07"/>
    <w:rsid w:val="004A7C6B"/>
    <w:rsid w:val="004B0B21"/>
    <w:rsid w:val="004B0CDF"/>
    <w:rsid w:val="004B0FDA"/>
    <w:rsid w:val="004B327E"/>
    <w:rsid w:val="004B33A5"/>
    <w:rsid w:val="004B5476"/>
    <w:rsid w:val="004B5658"/>
    <w:rsid w:val="004B5E8B"/>
    <w:rsid w:val="004B6862"/>
    <w:rsid w:val="004C0088"/>
    <w:rsid w:val="004C0FF9"/>
    <w:rsid w:val="004C2F95"/>
    <w:rsid w:val="004C4058"/>
    <w:rsid w:val="004C4FF9"/>
    <w:rsid w:val="004C51BC"/>
    <w:rsid w:val="004C569E"/>
    <w:rsid w:val="004C61BA"/>
    <w:rsid w:val="004D0E9D"/>
    <w:rsid w:val="004D14C4"/>
    <w:rsid w:val="004D192F"/>
    <w:rsid w:val="004D3445"/>
    <w:rsid w:val="004D5827"/>
    <w:rsid w:val="004D5CF9"/>
    <w:rsid w:val="004D61C1"/>
    <w:rsid w:val="004D7AA2"/>
    <w:rsid w:val="004E083E"/>
    <w:rsid w:val="004E08A5"/>
    <w:rsid w:val="004E3B3E"/>
    <w:rsid w:val="004E4CC2"/>
    <w:rsid w:val="004E5152"/>
    <w:rsid w:val="004E538F"/>
    <w:rsid w:val="004E55AD"/>
    <w:rsid w:val="004E61E6"/>
    <w:rsid w:val="004E709E"/>
    <w:rsid w:val="004F03B4"/>
    <w:rsid w:val="004F110A"/>
    <w:rsid w:val="004F124C"/>
    <w:rsid w:val="004F2E4B"/>
    <w:rsid w:val="004F3250"/>
    <w:rsid w:val="004F39B7"/>
    <w:rsid w:val="004F7C09"/>
    <w:rsid w:val="00501AF1"/>
    <w:rsid w:val="005035A9"/>
    <w:rsid w:val="00507EA1"/>
    <w:rsid w:val="00510B7B"/>
    <w:rsid w:val="00513D77"/>
    <w:rsid w:val="005141D4"/>
    <w:rsid w:val="00514428"/>
    <w:rsid w:val="00516D22"/>
    <w:rsid w:val="00520A4F"/>
    <w:rsid w:val="00521E57"/>
    <w:rsid w:val="0052250D"/>
    <w:rsid w:val="005226B0"/>
    <w:rsid w:val="00523F2B"/>
    <w:rsid w:val="0052400B"/>
    <w:rsid w:val="005244B1"/>
    <w:rsid w:val="0052466B"/>
    <w:rsid w:val="00526C90"/>
    <w:rsid w:val="00530EC3"/>
    <w:rsid w:val="00531603"/>
    <w:rsid w:val="00534200"/>
    <w:rsid w:val="00535230"/>
    <w:rsid w:val="005358F3"/>
    <w:rsid w:val="0053792C"/>
    <w:rsid w:val="0054342F"/>
    <w:rsid w:val="005437AB"/>
    <w:rsid w:val="00545BB5"/>
    <w:rsid w:val="00545DB2"/>
    <w:rsid w:val="00550FA1"/>
    <w:rsid w:val="0055191A"/>
    <w:rsid w:val="00552C98"/>
    <w:rsid w:val="005532D1"/>
    <w:rsid w:val="00553406"/>
    <w:rsid w:val="00554A49"/>
    <w:rsid w:val="00554AD1"/>
    <w:rsid w:val="0055594A"/>
    <w:rsid w:val="005602C6"/>
    <w:rsid w:val="00561564"/>
    <w:rsid w:val="00562B7E"/>
    <w:rsid w:val="005631CC"/>
    <w:rsid w:val="005634E5"/>
    <w:rsid w:val="0056737B"/>
    <w:rsid w:val="00570482"/>
    <w:rsid w:val="00573FA1"/>
    <w:rsid w:val="00574014"/>
    <w:rsid w:val="005745E6"/>
    <w:rsid w:val="00574F8A"/>
    <w:rsid w:val="00576CDA"/>
    <w:rsid w:val="0058110F"/>
    <w:rsid w:val="005811E1"/>
    <w:rsid w:val="00582E7D"/>
    <w:rsid w:val="00583B93"/>
    <w:rsid w:val="0058669F"/>
    <w:rsid w:val="0058674A"/>
    <w:rsid w:val="005904EE"/>
    <w:rsid w:val="00590DD5"/>
    <w:rsid w:val="00593398"/>
    <w:rsid w:val="00594944"/>
    <w:rsid w:val="005955ED"/>
    <w:rsid w:val="0059571F"/>
    <w:rsid w:val="005970AB"/>
    <w:rsid w:val="00597D88"/>
    <w:rsid w:val="005A05E3"/>
    <w:rsid w:val="005A0677"/>
    <w:rsid w:val="005A2130"/>
    <w:rsid w:val="005A3799"/>
    <w:rsid w:val="005A3DCE"/>
    <w:rsid w:val="005A486E"/>
    <w:rsid w:val="005A7C83"/>
    <w:rsid w:val="005B2684"/>
    <w:rsid w:val="005B41FF"/>
    <w:rsid w:val="005B66CA"/>
    <w:rsid w:val="005C0577"/>
    <w:rsid w:val="005C11C1"/>
    <w:rsid w:val="005C4EF1"/>
    <w:rsid w:val="005C50B9"/>
    <w:rsid w:val="005C7505"/>
    <w:rsid w:val="005D23B3"/>
    <w:rsid w:val="005D2825"/>
    <w:rsid w:val="005D799B"/>
    <w:rsid w:val="005E05FC"/>
    <w:rsid w:val="005E0FE1"/>
    <w:rsid w:val="005E29C4"/>
    <w:rsid w:val="005E302A"/>
    <w:rsid w:val="005E3B25"/>
    <w:rsid w:val="005E567F"/>
    <w:rsid w:val="005E574A"/>
    <w:rsid w:val="005E6D4C"/>
    <w:rsid w:val="005E6F7A"/>
    <w:rsid w:val="005E7979"/>
    <w:rsid w:val="005F1183"/>
    <w:rsid w:val="005F43DA"/>
    <w:rsid w:val="00600D10"/>
    <w:rsid w:val="00604109"/>
    <w:rsid w:val="006102F0"/>
    <w:rsid w:val="00610D87"/>
    <w:rsid w:val="006112FA"/>
    <w:rsid w:val="00611D2F"/>
    <w:rsid w:val="0061293C"/>
    <w:rsid w:val="0061298A"/>
    <w:rsid w:val="006142EB"/>
    <w:rsid w:val="00621B84"/>
    <w:rsid w:val="00623D3B"/>
    <w:rsid w:val="00630F33"/>
    <w:rsid w:val="0063184C"/>
    <w:rsid w:val="00632D96"/>
    <w:rsid w:val="00633264"/>
    <w:rsid w:val="00633C6C"/>
    <w:rsid w:val="0063498F"/>
    <w:rsid w:val="006419FA"/>
    <w:rsid w:val="00644712"/>
    <w:rsid w:val="0064547B"/>
    <w:rsid w:val="006459A2"/>
    <w:rsid w:val="00645C05"/>
    <w:rsid w:val="006532C5"/>
    <w:rsid w:val="0065516B"/>
    <w:rsid w:val="00656FAA"/>
    <w:rsid w:val="0065758D"/>
    <w:rsid w:val="00657A93"/>
    <w:rsid w:val="0066292F"/>
    <w:rsid w:val="00662D2A"/>
    <w:rsid w:val="00662F68"/>
    <w:rsid w:val="006633E3"/>
    <w:rsid w:val="006662F3"/>
    <w:rsid w:val="006663E2"/>
    <w:rsid w:val="00666C78"/>
    <w:rsid w:val="006679DD"/>
    <w:rsid w:val="00671B87"/>
    <w:rsid w:val="006721A6"/>
    <w:rsid w:val="0067568E"/>
    <w:rsid w:val="006774EE"/>
    <w:rsid w:val="006802DF"/>
    <w:rsid w:val="006820F6"/>
    <w:rsid w:val="00682632"/>
    <w:rsid w:val="00683209"/>
    <w:rsid w:val="0068438F"/>
    <w:rsid w:val="006848C4"/>
    <w:rsid w:val="00686687"/>
    <w:rsid w:val="006923B9"/>
    <w:rsid w:val="006932FD"/>
    <w:rsid w:val="00693470"/>
    <w:rsid w:val="00694525"/>
    <w:rsid w:val="00695F1B"/>
    <w:rsid w:val="00696FD1"/>
    <w:rsid w:val="006B0060"/>
    <w:rsid w:val="006B019F"/>
    <w:rsid w:val="006B0D91"/>
    <w:rsid w:val="006B170B"/>
    <w:rsid w:val="006B17B0"/>
    <w:rsid w:val="006B2A27"/>
    <w:rsid w:val="006B33DC"/>
    <w:rsid w:val="006B3558"/>
    <w:rsid w:val="006B397F"/>
    <w:rsid w:val="006B4A37"/>
    <w:rsid w:val="006B58EB"/>
    <w:rsid w:val="006B62F5"/>
    <w:rsid w:val="006B7745"/>
    <w:rsid w:val="006C044E"/>
    <w:rsid w:val="006C425A"/>
    <w:rsid w:val="006C5237"/>
    <w:rsid w:val="006C734E"/>
    <w:rsid w:val="006C7C31"/>
    <w:rsid w:val="006D0776"/>
    <w:rsid w:val="006D6B56"/>
    <w:rsid w:val="006D7271"/>
    <w:rsid w:val="006E1A5C"/>
    <w:rsid w:val="006E25AD"/>
    <w:rsid w:val="006E28D1"/>
    <w:rsid w:val="006E4390"/>
    <w:rsid w:val="006E47F9"/>
    <w:rsid w:val="006E5682"/>
    <w:rsid w:val="006E7362"/>
    <w:rsid w:val="006F23CB"/>
    <w:rsid w:val="006F3011"/>
    <w:rsid w:val="006F31A7"/>
    <w:rsid w:val="006F4040"/>
    <w:rsid w:val="006F47F5"/>
    <w:rsid w:val="006F63CE"/>
    <w:rsid w:val="006F69CA"/>
    <w:rsid w:val="006F6C47"/>
    <w:rsid w:val="006F726E"/>
    <w:rsid w:val="007004CA"/>
    <w:rsid w:val="00701AB6"/>
    <w:rsid w:val="00702372"/>
    <w:rsid w:val="007029A3"/>
    <w:rsid w:val="00703DB2"/>
    <w:rsid w:val="00705B16"/>
    <w:rsid w:val="00706C42"/>
    <w:rsid w:val="00706C56"/>
    <w:rsid w:val="00710492"/>
    <w:rsid w:val="007114EE"/>
    <w:rsid w:val="0071203C"/>
    <w:rsid w:val="00712DD0"/>
    <w:rsid w:val="00717421"/>
    <w:rsid w:val="00717C42"/>
    <w:rsid w:val="00717D91"/>
    <w:rsid w:val="00723351"/>
    <w:rsid w:val="007239F3"/>
    <w:rsid w:val="00724412"/>
    <w:rsid w:val="007250D2"/>
    <w:rsid w:val="00727D53"/>
    <w:rsid w:val="007335B0"/>
    <w:rsid w:val="007337E3"/>
    <w:rsid w:val="00734968"/>
    <w:rsid w:val="00734BF9"/>
    <w:rsid w:val="00734D1A"/>
    <w:rsid w:val="00740BDB"/>
    <w:rsid w:val="007427F6"/>
    <w:rsid w:val="00742C82"/>
    <w:rsid w:val="00743626"/>
    <w:rsid w:val="00744403"/>
    <w:rsid w:val="00744CCD"/>
    <w:rsid w:val="0074555D"/>
    <w:rsid w:val="007502CD"/>
    <w:rsid w:val="00750540"/>
    <w:rsid w:val="00751634"/>
    <w:rsid w:val="007529EE"/>
    <w:rsid w:val="00754D72"/>
    <w:rsid w:val="007559F3"/>
    <w:rsid w:val="00755FD2"/>
    <w:rsid w:val="0075721A"/>
    <w:rsid w:val="007577C6"/>
    <w:rsid w:val="0076348C"/>
    <w:rsid w:val="007637EC"/>
    <w:rsid w:val="0076425E"/>
    <w:rsid w:val="00764998"/>
    <w:rsid w:val="00766121"/>
    <w:rsid w:val="0076753D"/>
    <w:rsid w:val="00767CF4"/>
    <w:rsid w:val="00772080"/>
    <w:rsid w:val="00773084"/>
    <w:rsid w:val="007733DF"/>
    <w:rsid w:val="00773419"/>
    <w:rsid w:val="00774C3B"/>
    <w:rsid w:val="00780D99"/>
    <w:rsid w:val="007814B1"/>
    <w:rsid w:val="00783ACF"/>
    <w:rsid w:val="00785C48"/>
    <w:rsid w:val="00790625"/>
    <w:rsid w:val="00792B44"/>
    <w:rsid w:val="00793BBD"/>
    <w:rsid w:val="007944D0"/>
    <w:rsid w:val="007958F0"/>
    <w:rsid w:val="00796512"/>
    <w:rsid w:val="007A1DBB"/>
    <w:rsid w:val="007A39A0"/>
    <w:rsid w:val="007A3BD6"/>
    <w:rsid w:val="007A470A"/>
    <w:rsid w:val="007A5030"/>
    <w:rsid w:val="007B1225"/>
    <w:rsid w:val="007B133B"/>
    <w:rsid w:val="007B1921"/>
    <w:rsid w:val="007B1972"/>
    <w:rsid w:val="007B2BA0"/>
    <w:rsid w:val="007B2E44"/>
    <w:rsid w:val="007B30BA"/>
    <w:rsid w:val="007B359F"/>
    <w:rsid w:val="007B54FA"/>
    <w:rsid w:val="007C2935"/>
    <w:rsid w:val="007C4882"/>
    <w:rsid w:val="007C62D2"/>
    <w:rsid w:val="007D023E"/>
    <w:rsid w:val="007D0717"/>
    <w:rsid w:val="007D26EE"/>
    <w:rsid w:val="007D2EFB"/>
    <w:rsid w:val="007D3B78"/>
    <w:rsid w:val="007D4DEB"/>
    <w:rsid w:val="007D62D5"/>
    <w:rsid w:val="007D7E8A"/>
    <w:rsid w:val="007E0D1A"/>
    <w:rsid w:val="007E1563"/>
    <w:rsid w:val="007E314A"/>
    <w:rsid w:val="007E3168"/>
    <w:rsid w:val="007E6DCD"/>
    <w:rsid w:val="007E745B"/>
    <w:rsid w:val="007E77CE"/>
    <w:rsid w:val="007F159A"/>
    <w:rsid w:val="007F15AC"/>
    <w:rsid w:val="007F194D"/>
    <w:rsid w:val="007F4C0A"/>
    <w:rsid w:val="007F7DE8"/>
    <w:rsid w:val="00800946"/>
    <w:rsid w:val="00800C7A"/>
    <w:rsid w:val="008018B9"/>
    <w:rsid w:val="008024D3"/>
    <w:rsid w:val="00804751"/>
    <w:rsid w:val="008053AF"/>
    <w:rsid w:val="00805965"/>
    <w:rsid w:val="00806C02"/>
    <w:rsid w:val="008109C0"/>
    <w:rsid w:val="00810C04"/>
    <w:rsid w:val="00811A26"/>
    <w:rsid w:val="00813D26"/>
    <w:rsid w:val="00813FD5"/>
    <w:rsid w:val="00814635"/>
    <w:rsid w:val="008148F2"/>
    <w:rsid w:val="00820EAC"/>
    <w:rsid w:val="0082168A"/>
    <w:rsid w:val="0083025B"/>
    <w:rsid w:val="0083142D"/>
    <w:rsid w:val="00831562"/>
    <w:rsid w:val="00832684"/>
    <w:rsid w:val="00836509"/>
    <w:rsid w:val="00836D44"/>
    <w:rsid w:val="0083745F"/>
    <w:rsid w:val="00837468"/>
    <w:rsid w:val="008377AD"/>
    <w:rsid w:val="00843E71"/>
    <w:rsid w:val="0084431A"/>
    <w:rsid w:val="00844F08"/>
    <w:rsid w:val="0084772A"/>
    <w:rsid w:val="008478B8"/>
    <w:rsid w:val="00850FB4"/>
    <w:rsid w:val="00852478"/>
    <w:rsid w:val="0085304C"/>
    <w:rsid w:val="00854FCA"/>
    <w:rsid w:val="0085587F"/>
    <w:rsid w:val="008575B0"/>
    <w:rsid w:val="0085771A"/>
    <w:rsid w:val="00857B1F"/>
    <w:rsid w:val="0086123D"/>
    <w:rsid w:val="008613D1"/>
    <w:rsid w:val="00862E04"/>
    <w:rsid w:val="00863759"/>
    <w:rsid w:val="00863837"/>
    <w:rsid w:val="008664C9"/>
    <w:rsid w:val="008668A8"/>
    <w:rsid w:val="00866B18"/>
    <w:rsid w:val="00866E32"/>
    <w:rsid w:val="00871453"/>
    <w:rsid w:val="008718A0"/>
    <w:rsid w:val="00871EC6"/>
    <w:rsid w:val="00872B01"/>
    <w:rsid w:val="00872EBC"/>
    <w:rsid w:val="0087412D"/>
    <w:rsid w:val="008771B9"/>
    <w:rsid w:val="008825CA"/>
    <w:rsid w:val="008836EB"/>
    <w:rsid w:val="008844A8"/>
    <w:rsid w:val="00884ADB"/>
    <w:rsid w:val="0088513F"/>
    <w:rsid w:val="00885BF8"/>
    <w:rsid w:val="00886418"/>
    <w:rsid w:val="00886E3E"/>
    <w:rsid w:val="00890355"/>
    <w:rsid w:val="0089285A"/>
    <w:rsid w:val="00892B1B"/>
    <w:rsid w:val="008954CF"/>
    <w:rsid w:val="00896D69"/>
    <w:rsid w:val="008979EE"/>
    <w:rsid w:val="008A1A22"/>
    <w:rsid w:val="008A606D"/>
    <w:rsid w:val="008A71A1"/>
    <w:rsid w:val="008A75ED"/>
    <w:rsid w:val="008B1CED"/>
    <w:rsid w:val="008B286B"/>
    <w:rsid w:val="008B2BF3"/>
    <w:rsid w:val="008B2D55"/>
    <w:rsid w:val="008B3934"/>
    <w:rsid w:val="008C1047"/>
    <w:rsid w:val="008C1173"/>
    <w:rsid w:val="008C20D2"/>
    <w:rsid w:val="008C2AAD"/>
    <w:rsid w:val="008C2FE0"/>
    <w:rsid w:val="008C3498"/>
    <w:rsid w:val="008C472C"/>
    <w:rsid w:val="008C546F"/>
    <w:rsid w:val="008C5962"/>
    <w:rsid w:val="008C6E88"/>
    <w:rsid w:val="008D11AB"/>
    <w:rsid w:val="008D21F5"/>
    <w:rsid w:val="008D3FE3"/>
    <w:rsid w:val="008D5E56"/>
    <w:rsid w:val="008D640E"/>
    <w:rsid w:val="008D6B93"/>
    <w:rsid w:val="008D70C8"/>
    <w:rsid w:val="008E18F8"/>
    <w:rsid w:val="008E3D4B"/>
    <w:rsid w:val="008E3DD1"/>
    <w:rsid w:val="008E6A93"/>
    <w:rsid w:val="008F31AB"/>
    <w:rsid w:val="008F4A35"/>
    <w:rsid w:val="008F75BB"/>
    <w:rsid w:val="008F7C86"/>
    <w:rsid w:val="0090039A"/>
    <w:rsid w:val="0090437F"/>
    <w:rsid w:val="00905D75"/>
    <w:rsid w:val="009061A9"/>
    <w:rsid w:val="00906DD4"/>
    <w:rsid w:val="0090730A"/>
    <w:rsid w:val="00907E2F"/>
    <w:rsid w:val="009100FA"/>
    <w:rsid w:val="00911844"/>
    <w:rsid w:val="009148CB"/>
    <w:rsid w:val="00920323"/>
    <w:rsid w:val="00922773"/>
    <w:rsid w:val="009236C0"/>
    <w:rsid w:val="009239D3"/>
    <w:rsid w:val="00927AB8"/>
    <w:rsid w:val="009346BC"/>
    <w:rsid w:val="00934B88"/>
    <w:rsid w:val="00934E5B"/>
    <w:rsid w:val="00935784"/>
    <w:rsid w:val="0093647C"/>
    <w:rsid w:val="009366EF"/>
    <w:rsid w:val="00936816"/>
    <w:rsid w:val="00937157"/>
    <w:rsid w:val="009378E5"/>
    <w:rsid w:val="009403ED"/>
    <w:rsid w:val="00940D82"/>
    <w:rsid w:val="00941E65"/>
    <w:rsid w:val="009420C8"/>
    <w:rsid w:val="00943CCC"/>
    <w:rsid w:val="0094627A"/>
    <w:rsid w:val="00950A8B"/>
    <w:rsid w:val="009521A5"/>
    <w:rsid w:val="009531BC"/>
    <w:rsid w:val="00953940"/>
    <w:rsid w:val="009557F9"/>
    <w:rsid w:val="00956411"/>
    <w:rsid w:val="009567D7"/>
    <w:rsid w:val="0095777F"/>
    <w:rsid w:val="00961B02"/>
    <w:rsid w:val="00962205"/>
    <w:rsid w:val="00962EA2"/>
    <w:rsid w:val="00965B8A"/>
    <w:rsid w:val="009708EC"/>
    <w:rsid w:val="00970B4F"/>
    <w:rsid w:val="00972036"/>
    <w:rsid w:val="00973CB2"/>
    <w:rsid w:val="00976FB0"/>
    <w:rsid w:val="009779C7"/>
    <w:rsid w:val="009810ED"/>
    <w:rsid w:val="00983A28"/>
    <w:rsid w:val="00983C53"/>
    <w:rsid w:val="0098628C"/>
    <w:rsid w:val="00987AA4"/>
    <w:rsid w:val="00991676"/>
    <w:rsid w:val="009923C8"/>
    <w:rsid w:val="0099266D"/>
    <w:rsid w:val="00995737"/>
    <w:rsid w:val="009979DC"/>
    <w:rsid w:val="009A0349"/>
    <w:rsid w:val="009A0D02"/>
    <w:rsid w:val="009A6458"/>
    <w:rsid w:val="009B00A2"/>
    <w:rsid w:val="009B0AF9"/>
    <w:rsid w:val="009B28BE"/>
    <w:rsid w:val="009B3C95"/>
    <w:rsid w:val="009B43DB"/>
    <w:rsid w:val="009B524E"/>
    <w:rsid w:val="009B64B8"/>
    <w:rsid w:val="009B6827"/>
    <w:rsid w:val="009B73C9"/>
    <w:rsid w:val="009B750D"/>
    <w:rsid w:val="009B7D6D"/>
    <w:rsid w:val="009B7D94"/>
    <w:rsid w:val="009C0AB7"/>
    <w:rsid w:val="009C1D60"/>
    <w:rsid w:val="009C4807"/>
    <w:rsid w:val="009C63D3"/>
    <w:rsid w:val="009C68ED"/>
    <w:rsid w:val="009C75FC"/>
    <w:rsid w:val="009C7E59"/>
    <w:rsid w:val="009D080B"/>
    <w:rsid w:val="009D0A5D"/>
    <w:rsid w:val="009D0D53"/>
    <w:rsid w:val="009D268F"/>
    <w:rsid w:val="009D3613"/>
    <w:rsid w:val="009D5306"/>
    <w:rsid w:val="009D5357"/>
    <w:rsid w:val="009E3C4D"/>
    <w:rsid w:val="009E40E8"/>
    <w:rsid w:val="009E507B"/>
    <w:rsid w:val="009E6ED5"/>
    <w:rsid w:val="009E785C"/>
    <w:rsid w:val="009F09AB"/>
    <w:rsid w:val="009F3FA1"/>
    <w:rsid w:val="009F61DF"/>
    <w:rsid w:val="009F6A89"/>
    <w:rsid w:val="009F6B89"/>
    <w:rsid w:val="00A00DF5"/>
    <w:rsid w:val="00A02A06"/>
    <w:rsid w:val="00A02A43"/>
    <w:rsid w:val="00A02C1B"/>
    <w:rsid w:val="00A02FBE"/>
    <w:rsid w:val="00A02FEB"/>
    <w:rsid w:val="00A03B90"/>
    <w:rsid w:val="00A03CE2"/>
    <w:rsid w:val="00A101D0"/>
    <w:rsid w:val="00A15618"/>
    <w:rsid w:val="00A17F7D"/>
    <w:rsid w:val="00A207B8"/>
    <w:rsid w:val="00A224E2"/>
    <w:rsid w:val="00A228F5"/>
    <w:rsid w:val="00A23125"/>
    <w:rsid w:val="00A234EF"/>
    <w:rsid w:val="00A237D8"/>
    <w:rsid w:val="00A24254"/>
    <w:rsid w:val="00A25C42"/>
    <w:rsid w:val="00A34BE3"/>
    <w:rsid w:val="00A406D0"/>
    <w:rsid w:val="00A412BC"/>
    <w:rsid w:val="00A4233B"/>
    <w:rsid w:val="00A427D4"/>
    <w:rsid w:val="00A42E19"/>
    <w:rsid w:val="00A4336F"/>
    <w:rsid w:val="00A4425E"/>
    <w:rsid w:val="00A4568D"/>
    <w:rsid w:val="00A51164"/>
    <w:rsid w:val="00A51DDF"/>
    <w:rsid w:val="00A52FA1"/>
    <w:rsid w:val="00A53613"/>
    <w:rsid w:val="00A54183"/>
    <w:rsid w:val="00A544B0"/>
    <w:rsid w:val="00A56046"/>
    <w:rsid w:val="00A56495"/>
    <w:rsid w:val="00A60E26"/>
    <w:rsid w:val="00A60FCA"/>
    <w:rsid w:val="00A621D4"/>
    <w:rsid w:val="00A627B9"/>
    <w:rsid w:val="00A63106"/>
    <w:rsid w:val="00A64078"/>
    <w:rsid w:val="00A72400"/>
    <w:rsid w:val="00A7272F"/>
    <w:rsid w:val="00A72B18"/>
    <w:rsid w:val="00A74548"/>
    <w:rsid w:val="00A748EF"/>
    <w:rsid w:val="00A7581A"/>
    <w:rsid w:val="00A75CE8"/>
    <w:rsid w:val="00A77A32"/>
    <w:rsid w:val="00A84259"/>
    <w:rsid w:val="00A85FEE"/>
    <w:rsid w:val="00A906ED"/>
    <w:rsid w:val="00A912D1"/>
    <w:rsid w:val="00A914A2"/>
    <w:rsid w:val="00A93667"/>
    <w:rsid w:val="00A938AC"/>
    <w:rsid w:val="00A959D7"/>
    <w:rsid w:val="00A95B99"/>
    <w:rsid w:val="00A973AE"/>
    <w:rsid w:val="00AA4BA5"/>
    <w:rsid w:val="00AA6358"/>
    <w:rsid w:val="00AA7B99"/>
    <w:rsid w:val="00AB0C97"/>
    <w:rsid w:val="00AB12B8"/>
    <w:rsid w:val="00AB14AB"/>
    <w:rsid w:val="00AB221B"/>
    <w:rsid w:val="00AB36C4"/>
    <w:rsid w:val="00AB59C6"/>
    <w:rsid w:val="00AB6BA3"/>
    <w:rsid w:val="00AB7D33"/>
    <w:rsid w:val="00AC0ABE"/>
    <w:rsid w:val="00AC0B0C"/>
    <w:rsid w:val="00AC1C46"/>
    <w:rsid w:val="00AC3437"/>
    <w:rsid w:val="00AC545D"/>
    <w:rsid w:val="00AC6701"/>
    <w:rsid w:val="00AD442B"/>
    <w:rsid w:val="00AD7002"/>
    <w:rsid w:val="00AE065C"/>
    <w:rsid w:val="00AE13D4"/>
    <w:rsid w:val="00AE1D71"/>
    <w:rsid w:val="00AE2B2C"/>
    <w:rsid w:val="00AE2B6D"/>
    <w:rsid w:val="00AE6AB0"/>
    <w:rsid w:val="00AF44F7"/>
    <w:rsid w:val="00AF6B2B"/>
    <w:rsid w:val="00AF75F3"/>
    <w:rsid w:val="00B00ED9"/>
    <w:rsid w:val="00B018B4"/>
    <w:rsid w:val="00B02F0B"/>
    <w:rsid w:val="00B02FDB"/>
    <w:rsid w:val="00B03C92"/>
    <w:rsid w:val="00B05179"/>
    <w:rsid w:val="00B056DF"/>
    <w:rsid w:val="00B068AC"/>
    <w:rsid w:val="00B07B30"/>
    <w:rsid w:val="00B07EF5"/>
    <w:rsid w:val="00B11656"/>
    <w:rsid w:val="00B11D29"/>
    <w:rsid w:val="00B1314F"/>
    <w:rsid w:val="00B14ACC"/>
    <w:rsid w:val="00B152AA"/>
    <w:rsid w:val="00B1548C"/>
    <w:rsid w:val="00B169AA"/>
    <w:rsid w:val="00B17CC2"/>
    <w:rsid w:val="00B20774"/>
    <w:rsid w:val="00B21F16"/>
    <w:rsid w:val="00B23022"/>
    <w:rsid w:val="00B23798"/>
    <w:rsid w:val="00B23A89"/>
    <w:rsid w:val="00B27C81"/>
    <w:rsid w:val="00B31F86"/>
    <w:rsid w:val="00B3217F"/>
    <w:rsid w:val="00B32A33"/>
    <w:rsid w:val="00B33373"/>
    <w:rsid w:val="00B3353C"/>
    <w:rsid w:val="00B343FA"/>
    <w:rsid w:val="00B34975"/>
    <w:rsid w:val="00B37D1D"/>
    <w:rsid w:val="00B406A7"/>
    <w:rsid w:val="00B411D5"/>
    <w:rsid w:val="00B421C2"/>
    <w:rsid w:val="00B448C2"/>
    <w:rsid w:val="00B47202"/>
    <w:rsid w:val="00B47D17"/>
    <w:rsid w:val="00B5188C"/>
    <w:rsid w:val="00B52096"/>
    <w:rsid w:val="00B52F74"/>
    <w:rsid w:val="00B532E1"/>
    <w:rsid w:val="00B54157"/>
    <w:rsid w:val="00B5484C"/>
    <w:rsid w:val="00B550E1"/>
    <w:rsid w:val="00B55EEE"/>
    <w:rsid w:val="00B5691D"/>
    <w:rsid w:val="00B578FF"/>
    <w:rsid w:val="00B579F4"/>
    <w:rsid w:val="00B57E35"/>
    <w:rsid w:val="00B602DB"/>
    <w:rsid w:val="00B61862"/>
    <w:rsid w:val="00B61F79"/>
    <w:rsid w:val="00B635E7"/>
    <w:rsid w:val="00B63BC3"/>
    <w:rsid w:val="00B63DA6"/>
    <w:rsid w:val="00B64150"/>
    <w:rsid w:val="00B643A2"/>
    <w:rsid w:val="00B64971"/>
    <w:rsid w:val="00B65B88"/>
    <w:rsid w:val="00B66264"/>
    <w:rsid w:val="00B70AF7"/>
    <w:rsid w:val="00B719D6"/>
    <w:rsid w:val="00B71C72"/>
    <w:rsid w:val="00B73E42"/>
    <w:rsid w:val="00B76531"/>
    <w:rsid w:val="00B76975"/>
    <w:rsid w:val="00B76C1D"/>
    <w:rsid w:val="00B77E8F"/>
    <w:rsid w:val="00B83315"/>
    <w:rsid w:val="00B84532"/>
    <w:rsid w:val="00B8482E"/>
    <w:rsid w:val="00B86ED3"/>
    <w:rsid w:val="00B90331"/>
    <w:rsid w:val="00B943FC"/>
    <w:rsid w:val="00B94B49"/>
    <w:rsid w:val="00B96946"/>
    <w:rsid w:val="00B97530"/>
    <w:rsid w:val="00B97F2A"/>
    <w:rsid w:val="00BA01FC"/>
    <w:rsid w:val="00BA0B38"/>
    <w:rsid w:val="00BA1EBA"/>
    <w:rsid w:val="00BA7F1B"/>
    <w:rsid w:val="00BB24D3"/>
    <w:rsid w:val="00BB38B1"/>
    <w:rsid w:val="00BB3E0B"/>
    <w:rsid w:val="00BB4C66"/>
    <w:rsid w:val="00BB4FB5"/>
    <w:rsid w:val="00BB585F"/>
    <w:rsid w:val="00BB6118"/>
    <w:rsid w:val="00BC021B"/>
    <w:rsid w:val="00BC07A1"/>
    <w:rsid w:val="00BC0A3C"/>
    <w:rsid w:val="00BC106C"/>
    <w:rsid w:val="00BC4261"/>
    <w:rsid w:val="00BC5C24"/>
    <w:rsid w:val="00BC6322"/>
    <w:rsid w:val="00BD08E8"/>
    <w:rsid w:val="00BD0C54"/>
    <w:rsid w:val="00BD13EE"/>
    <w:rsid w:val="00BD2D5E"/>
    <w:rsid w:val="00BD3BE7"/>
    <w:rsid w:val="00BD481F"/>
    <w:rsid w:val="00BD6E61"/>
    <w:rsid w:val="00BE24C7"/>
    <w:rsid w:val="00BE28DD"/>
    <w:rsid w:val="00BE358D"/>
    <w:rsid w:val="00BE4B2A"/>
    <w:rsid w:val="00BE6439"/>
    <w:rsid w:val="00BE78A9"/>
    <w:rsid w:val="00BF00A3"/>
    <w:rsid w:val="00BF021E"/>
    <w:rsid w:val="00BF19A9"/>
    <w:rsid w:val="00BF1F85"/>
    <w:rsid w:val="00BF4308"/>
    <w:rsid w:val="00BF510E"/>
    <w:rsid w:val="00BF564B"/>
    <w:rsid w:val="00BF667B"/>
    <w:rsid w:val="00BF7EBC"/>
    <w:rsid w:val="00C005DA"/>
    <w:rsid w:val="00C02901"/>
    <w:rsid w:val="00C032DB"/>
    <w:rsid w:val="00C05D71"/>
    <w:rsid w:val="00C07690"/>
    <w:rsid w:val="00C11422"/>
    <w:rsid w:val="00C134AD"/>
    <w:rsid w:val="00C1448C"/>
    <w:rsid w:val="00C15D9D"/>
    <w:rsid w:val="00C234DC"/>
    <w:rsid w:val="00C23516"/>
    <w:rsid w:val="00C2447E"/>
    <w:rsid w:val="00C248B1"/>
    <w:rsid w:val="00C26694"/>
    <w:rsid w:val="00C26A74"/>
    <w:rsid w:val="00C3002D"/>
    <w:rsid w:val="00C3006A"/>
    <w:rsid w:val="00C303A4"/>
    <w:rsid w:val="00C34CA2"/>
    <w:rsid w:val="00C35CA9"/>
    <w:rsid w:val="00C37DDA"/>
    <w:rsid w:val="00C40200"/>
    <w:rsid w:val="00C40C6F"/>
    <w:rsid w:val="00C42C9B"/>
    <w:rsid w:val="00C4316B"/>
    <w:rsid w:val="00C443E2"/>
    <w:rsid w:val="00C449E2"/>
    <w:rsid w:val="00C4637A"/>
    <w:rsid w:val="00C47228"/>
    <w:rsid w:val="00C47920"/>
    <w:rsid w:val="00C502AC"/>
    <w:rsid w:val="00C507A0"/>
    <w:rsid w:val="00C5151E"/>
    <w:rsid w:val="00C51DE8"/>
    <w:rsid w:val="00C52420"/>
    <w:rsid w:val="00C526D6"/>
    <w:rsid w:val="00C54BDF"/>
    <w:rsid w:val="00C555DB"/>
    <w:rsid w:val="00C55762"/>
    <w:rsid w:val="00C5690E"/>
    <w:rsid w:val="00C56ABE"/>
    <w:rsid w:val="00C57C75"/>
    <w:rsid w:val="00C6046C"/>
    <w:rsid w:val="00C6083F"/>
    <w:rsid w:val="00C63010"/>
    <w:rsid w:val="00C63769"/>
    <w:rsid w:val="00C644C3"/>
    <w:rsid w:val="00C64951"/>
    <w:rsid w:val="00C657D4"/>
    <w:rsid w:val="00C66FFC"/>
    <w:rsid w:val="00C672E4"/>
    <w:rsid w:val="00C67763"/>
    <w:rsid w:val="00C67BF6"/>
    <w:rsid w:val="00C760C5"/>
    <w:rsid w:val="00C7625F"/>
    <w:rsid w:val="00C76D71"/>
    <w:rsid w:val="00C80931"/>
    <w:rsid w:val="00C82C5F"/>
    <w:rsid w:val="00C84FD4"/>
    <w:rsid w:val="00C868F0"/>
    <w:rsid w:val="00C90150"/>
    <w:rsid w:val="00C9296D"/>
    <w:rsid w:val="00C93883"/>
    <w:rsid w:val="00C9425F"/>
    <w:rsid w:val="00CA004E"/>
    <w:rsid w:val="00CA36E7"/>
    <w:rsid w:val="00CA3E87"/>
    <w:rsid w:val="00CA564D"/>
    <w:rsid w:val="00CA6194"/>
    <w:rsid w:val="00CA6D40"/>
    <w:rsid w:val="00CA7219"/>
    <w:rsid w:val="00CB0890"/>
    <w:rsid w:val="00CB2B6E"/>
    <w:rsid w:val="00CB3837"/>
    <w:rsid w:val="00CB4FE8"/>
    <w:rsid w:val="00CC0879"/>
    <w:rsid w:val="00CC0E9F"/>
    <w:rsid w:val="00CC30E3"/>
    <w:rsid w:val="00CC4A7D"/>
    <w:rsid w:val="00CC7DA2"/>
    <w:rsid w:val="00CD0789"/>
    <w:rsid w:val="00CD1092"/>
    <w:rsid w:val="00CD16E8"/>
    <w:rsid w:val="00CD20ED"/>
    <w:rsid w:val="00CD21C8"/>
    <w:rsid w:val="00CD24F0"/>
    <w:rsid w:val="00CD2AA0"/>
    <w:rsid w:val="00CD3D06"/>
    <w:rsid w:val="00CD511A"/>
    <w:rsid w:val="00CD61BC"/>
    <w:rsid w:val="00CD76EA"/>
    <w:rsid w:val="00CE22F2"/>
    <w:rsid w:val="00CE31DC"/>
    <w:rsid w:val="00CE396B"/>
    <w:rsid w:val="00CE3B21"/>
    <w:rsid w:val="00CF1F6E"/>
    <w:rsid w:val="00CF28A8"/>
    <w:rsid w:val="00CF6937"/>
    <w:rsid w:val="00D00A91"/>
    <w:rsid w:val="00D00BFE"/>
    <w:rsid w:val="00D049AD"/>
    <w:rsid w:val="00D05AAC"/>
    <w:rsid w:val="00D05F11"/>
    <w:rsid w:val="00D0600D"/>
    <w:rsid w:val="00D06199"/>
    <w:rsid w:val="00D06A56"/>
    <w:rsid w:val="00D073B5"/>
    <w:rsid w:val="00D106BA"/>
    <w:rsid w:val="00D10A66"/>
    <w:rsid w:val="00D134D6"/>
    <w:rsid w:val="00D14B9F"/>
    <w:rsid w:val="00D15035"/>
    <w:rsid w:val="00D152D5"/>
    <w:rsid w:val="00D157AE"/>
    <w:rsid w:val="00D23C8B"/>
    <w:rsid w:val="00D25B8F"/>
    <w:rsid w:val="00D25BC7"/>
    <w:rsid w:val="00D263C9"/>
    <w:rsid w:val="00D2760F"/>
    <w:rsid w:val="00D301E8"/>
    <w:rsid w:val="00D309F2"/>
    <w:rsid w:val="00D30A69"/>
    <w:rsid w:val="00D32249"/>
    <w:rsid w:val="00D3224D"/>
    <w:rsid w:val="00D32529"/>
    <w:rsid w:val="00D33BF8"/>
    <w:rsid w:val="00D33FD2"/>
    <w:rsid w:val="00D35B1A"/>
    <w:rsid w:val="00D3613D"/>
    <w:rsid w:val="00D378C6"/>
    <w:rsid w:val="00D37E06"/>
    <w:rsid w:val="00D403FB"/>
    <w:rsid w:val="00D43222"/>
    <w:rsid w:val="00D47F28"/>
    <w:rsid w:val="00D501CC"/>
    <w:rsid w:val="00D513A7"/>
    <w:rsid w:val="00D51D6E"/>
    <w:rsid w:val="00D5279E"/>
    <w:rsid w:val="00D52C17"/>
    <w:rsid w:val="00D54D33"/>
    <w:rsid w:val="00D55828"/>
    <w:rsid w:val="00D55A33"/>
    <w:rsid w:val="00D55E0B"/>
    <w:rsid w:val="00D62248"/>
    <w:rsid w:val="00D6381D"/>
    <w:rsid w:val="00D63BEB"/>
    <w:rsid w:val="00D64653"/>
    <w:rsid w:val="00D66CB9"/>
    <w:rsid w:val="00D66D90"/>
    <w:rsid w:val="00D70381"/>
    <w:rsid w:val="00D70571"/>
    <w:rsid w:val="00D70FCD"/>
    <w:rsid w:val="00D72C55"/>
    <w:rsid w:val="00D7762D"/>
    <w:rsid w:val="00D82154"/>
    <w:rsid w:val="00D83319"/>
    <w:rsid w:val="00D83BA1"/>
    <w:rsid w:val="00D8463D"/>
    <w:rsid w:val="00D866BC"/>
    <w:rsid w:val="00D86DC2"/>
    <w:rsid w:val="00D86F7B"/>
    <w:rsid w:val="00D93C93"/>
    <w:rsid w:val="00D96447"/>
    <w:rsid w:val="00D96A0B"/>
    <w:rsid w:val="00D97B90"/>
    <w:rsid w:val="00DA0D58"/>
    <w:rsid w:val="00DA30F6"/>
    <w:rsid w:val="00DA449B"/>
    <w:rsid w:val="00DA524E"/>
    <w:rsid w:val="00DA755F"/>
    <w:rsid w:val="00DB002E"/>
    <w:rsid w:val="00DB2124"/>
    <w:rsid w:val="00DB268A"/>
    <w:rsid w:val="00DB362F"/>
    <w:rsid w:val="00DB602A"/>
    <w:rsid w:val="00DB78FE"/>
    <w:rsid w:val="00DC12C5"/>
    <w:rsid w:val="00DC6198"/>
    <w:rsid w:val="00DC71F0"/>
    <w:rsid w:val="00DC7C15"/>
    <w:rsid w:val="00DD3F2B"/>
    <w:rsid w:val="00DD3F78"/>
    <w:rsid w:val="00DD562F"/>
    <w:rsid w:val="00DD5E90"/>
    <w:rsid w:val="00DD7555"/>
    <w:rsid w:val="00DE06FE"/>
    <w:rsid w:val="00DE2547"/>
    <w:rsid w:val="00DE4757"/>
    <w:rsid w:val="00DE61E1"/>
    <w:rsid w:val="00DF094D"/>
    <w:rsid w:val="00DF0ECC"/>
    <w:rsid w:val="00DF1CAB"/>
    <w:rsid w:val="00DF2112"/>
    <w:rsid w:val="00DF4A45"/>
    <w:rsid w:val="00DF5955"/>
    <w:rsid w:val="00DF607B"/>
    <w:rsid w:val="00E0198C"/>
    <w:rsid w:val="00E024BE"/>
    <w:rsid w:val="00E02CD5"/>
    <w:rsid w:val="00E03269"/>
    <w:rsid w:val="00E04032"/>
    <w:rsid w:val="00E04237"/>
    <w:rsid w:val="00E04332"/>
    <w:rsid w:val="00E046BB"/>
    <w:rsid w:val="00E04A20"/>
    <w:rsid w:val="00E057CD"/>
    <w:rsid w:val="00E06BC6"/>
    <w:rsid w:val="00E112F0"/>
    <w:rsid w:val="00E12DFD"/>
    <w:rsid w:val="00E131CE"/>
    <w:rsid w:val="00E15C55"/>
    <w:rsid w:val="00E1609A"/>
    <w:rsid w:val="00E162DF"/>
    <w:rsid w:val="00E16CE4"/>
    <w:rsid w:val="00E17BEF"/>
    <w:rsid w:val="00E2171C"/>
    <w:rsid w:val="00E225AB"/>
    <w:rsid w:val="00E22924"/>
    <w:rsid w:val="00E22C96"/>
    <w:rsid w:val="00E2357F"/>
    <w:rsid w:val="00E23E0B"/>
    <w:rsid w:val="00E24157"/>
    <w:rsid w:val="00E24320"/>
    <w:rsid w:val="00E245F9"/>
    <w:rsid w:val="00E26EBF"/>
    <w:rsid w:val="00E27DF3"/>
    <w:rsid w:val="00E31D5A"/>
    <w:rsid w:val="00E3328D"/>
    <w:rsid w:val="00E35851"/>
    <w:rsid w:val="00E35C33"/>
    <w:rsid w:val="00E35E31"/>
    <w:rsid w:val="00E35FAB"/>
    <w:rsid w:val="00E377B1"/>
    <w:rsid w:val="00E40793"/>
    <w:rsid w:val="00E40EE8"/>
    <w:rsid w:val="00E42DBC"/>
    <w:rsid w:val="00E44C52"/>
    <w:rsid w:val="00E50997"/>
    <w:rsid w:val="00E50AD0"/>
    <w:rsid w:val="00E5281C"/>
    <w:rsid w:val="00E532BB"/>
    <w:rsid w:val="00E56C9E"/>
    <w:rsid w:val="00E57546"/>
    <w:rsid w:val="00E576FF"/>
    <w:rsid w:val="00E6016F"/>
    <w:rsid w:val="00E60A5F"/>
    <w:rsid w:val="00E61ED7"/>
    <w:rsid w:val="00E63DD4"/>
    <w:rsid w:val="00E641C0"/>
    <w:rsid w:val="00E660FC"/>
    <w:rsid w:val="00E70D3F"/>
    <w:rsid w:val="00E70F43"/>
    <w:rsid w:val="00E71DBD"/>
    <w:rsid w:val="00E74639"/>
    <w:rsid w:val="00E763EB"/>
    <w:rsid w:val="00E7670E"/>
    <w:rsid w:val="00E81DA2"/>
    <w:rsid w:val="00E83294"/>
    <w:rsid w:val="00E84E39"/>
    <w:rsid w:val="00E87D88"/>
    <w:rsid w:val="00E87F19"/>
    <w:rsid w:val="00E9014C"/>
    <w:rsid w:val="00E925D9"/>
    <w:rsid w:val="00E92659"/>
    <w:rsid w:val="00E92A3E"/>
    <w:rsid w:val="00E9419C"/>
    <w:rsid w:val="00E961A4"/>
    <w:rsid w:val="00EA20EB"/>
    <w:rsid w:val="00EA2B1F"/>
    <w:rsid w:val="00EA2B91"/>
    <w:rsid w:val="00EA3700"/>
    <w:rsid w:val="00EA3ECB"/>
    <w:rsid w:val="00EA7DE8"/>
    <w:rsid w:val="00EB26CD"/>
    <w:rsid w:val="00EB27F4"/>
    <w:rsid w:val="00EB2C95"/>
    <w:rsid w:val="00EB46CF"/>
    <w:rsid w:val="00EB4807"/>
    <w:rsid w:val="00EB49D5"/>
    <w:rsid w:val="00EB62F5"/>
    <w:rsid w:val="00EB680F"/>
    <w:rsid w:val="00EB792F"/>
    <w:rsid w:val="00EC014E"/>
    <w:rsid w:val="00EC5713"/>
    <w:rsid w:val="00EC7FBF"/>
    <w:rsid w:val="00ED120B"/>
    <w:rsid w:val="00ED18AB"/>
    <w:rsid w:val="00ED4416"/>
    <w:rsid w:val="00EE0270"/>
    <w:rsid w:val="00EE0A1C"/>
    <w:rsid w:val="00EE2EAF"/>
    <w:rsid w:val="00EE3083"/>
    <w:rsid w:val="00EE36A1"/>
    <w:rsid w:val="00EE427C"/>
    <w:rsid w:val="00EF06D9"/>
    <w:rsid w:val="00EF1742"/>
    <w:rsid w:val="00EF1745"/>
    <w:rsid w:val="00EF19CF"/>
    <w:rsid w:val="00EF2169"/>
    <w:rsid w:val="00EF2230"/>
    <w:rsid w:val="00EF2FC9"/>
    <w:rsid w:val="00EF5B50"/>
    <w:rsid w:val="00F01D2D"/>
    <w:rsid w:val="00F05ACD"/>
    <w:rsid w:val="00F07577"/>
    <w:rsid w:val="00F1350B"/>
    <w:rsid w:val="00F15B11"/>
    <w:rsid w:val="00F1644D"/>
    <w:rsid w:val="00F17B32"/>
    <w:rsid w:val="00F25CED"/>
    <w:rsid w:val="00F261F1"/>
    <w:rsid w:val="00F30053"/>
    <w:rsid w:val="00F32299"/>
    <w:rsid w:val="00F32AF2"/>
    <w:rsid w:val="00F333A3"/>
    <w:rsid w:val="00F34E1C"/>
    <w:rsid w:val="00F37E4C"/>
    <w:rsid w:val="00F410BE"/>
    <w:rsid w:val="00F417C6"/>
    <w:rsid w:val="00F41EDB"/>
    <w:rsid w:val="00F42C9B"/>
    <w:rsid w:val="00F42D5E"/>
    <w:rsid w:val="00F4496B"/>
    <w:rsid w:val="00F45160"/>
    <w:rsid w:val="00F451FF"/>
    <w:rsid w:val="00F47751"/>
    <w:rsid w:val="00F47CFD"/>
    <w:rsid w:val="00F507E6"/>
    <w:rsid w:val="00F516E1"/>
    <w:rsid w:val="00F51BE2"/>
    <w:rsid w:val="00F51C3A"/>
    <w:rsid w:val="00F52466"/>
    <w:rsid w:val="00F539C2"/>
    <w:rsid w:val="00F568BC"/>
    <w:rsid w:val="00F60207"/>
    <w:rsid w:val="00F606D3"/>
    <w:rsid w:val="00F60DA5"/>
    <w:rsid w:val="00F612CC"/>
    <w:rsid w:val="00F633A5"/>
    <w:rsid w:val="00F660CC"/>
    <w:rsid w:val="00F67FE6"/>
    <w:rsid w:val="00F71DA7"/>
    <w:rsid w:val="00F7233B"/>
    <w:rsid w:val="00F728E1"/>
    <w:rsid w:val="00F74894"/>
    <w:rsid w:val="00F74AC2"/>
    <w:rsid w:val="00F75ECF"/>
    <w:rsid w:val="00F764A3"/>
    <w:rsid w:val="00F76A3B"/>
    <w:rsid w:val="00F8041D"/>
    <w:rsid w:val="00F81EB7"/>
    <w:rsid w:val="00F8524F"/>
    <w:rsid w:val="00F86327"/>
    <w:rsid w:val="00F87846"/>
    <w:rsid w:val="00F902C4"/>
    <w:rsid w:val="00F90CD5"/>
    <w:rsid w:val="00F91EE6"/>
    <w:rsid w:val="00F9208F"/>
    <w:rsid w:val="00F925D5"/>
    <w:rsid w:val="00F92C4D"/>
    <w:rsid w:val="00F93DED"/>
    <w:rsid w:val="00F95578"/>
    <w:rsid w:val="00F967B8"/>
    <w:rsid w:val="00F9748F"/>
    <w:rsid w:val="00FA039E"/>
    <w:rsid w:val="00FA1919"/>
    <w:rsid w:val="00FA1DFD"/>
    <w:rsid w:val="00FA4194"/>
    <w:rsid w:val="00FA44B9"/>
    <w:rsid w:val="00FB15A5"/>
    <w:rsid w:val="00FB4CEC"/>
    <w:rsid w:val="00FB7050"/>
    <w:rsid w:val="00FC0A54"/>
    <w:rsid w:val="00FC0CDD"/>
    <w:rsid w:val="00FC0DD0"/>
    <w:rsid w:val="00FC1CFC"/>
    <w:rsid w:val="00FC3908"/>
    <w:rsid w:val="00FC4B13"/>
    <w:rsid w:val="00FC53AF"/>
    <w:rsid w:val="00FC5694"/>
    <w:rsid w:val="00FC74F6"/>
    <w:rsid w:val="00FD0FAB"/>
    <w:rsid w:val="00FD21A0"/>
    <w:rsid w:val="00FD3C79"/>
    <w:rsid w:val="00FD5D8E"/>
    <w:rsid w:val="00FD5DBB"/>
    <w:rsid w:val="00FD63D7"/>
    <w:rsid w:val="00FD63E6"/>
    <w:rsid w:val="00FD7EC6"/>
    <w:rsid w:val="00FE0AC3"/>
    <w:rsid w:val="00FE133B"/>
    <w:rsid w:val="00FE1B5E"/>
    <w:rsid w:val="00FE1C6F"/>
    <w:rsid w:val="00FE2C72"/>
    <w:rsid w:val="00FE2E9F"/>
    <w:rsid w:val="00FE2F3D"/>
    <w:rsid w:val="00FE3AC0"/>
    <w:rsid w:val="00FE77D6"/>
    <w:rsid w:val="00FF1BC4"/>
    <w:rsid w:val="00FF2AC8"/>
    <w:rsid w:val="00FF3D26"/>
    <w:rsid w:val="00FF409E"/>
    <w:rsid w:val="00FF57EA"/>
    <w:rsid w:val="00FF5A29"/>
    <w:rsid w:val="00FF5C5F"/>
    <w:rsid w:val="00FF6206"/>
    <w:rsid w:val="00FF7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8715C"/>
  <w15:docId w15:val="{7442A166-9286-4325-875F-A7B6CD0D8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178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91C13"/>
    <w:pPr>
      <w:keepNext/>
      <w:keepLines/>
      <w:numPr>
        <w:numId w:val="3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1C13"/>
    <w:pPr>
      <w:keepNext/>
      <w:keepLines/>
      <w:numPr>
        <w:ilvl w:val="1"/>
        <w:numId w:val="3"/>
      </w:numPr>
      <w:spacing w:before="360" w:after="0"/>
      <w:outlineLvl w:val="1"/>
    </w:pPr>
    <w:rPr>
      <w:rFonts w:asciiTheme="majorHAnsi" w:eastAsiaTheme="majorEastAsia" w:hAnsiTheme="majorHAns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1C13"/>
    <w:pPr>
      <w:keepNext/>
      <w:keepLines/>
      <w:numPr>
        <w:ilvl w:val="2"/>
        <w:numId w:val="3"/>
      </w:numPr>
      <w:spacing w:before="200" w:after="0"/>
      <w:outlineLvl w:val="2"/>
    </w:pPr>
    <w:rPr>
      <w:rFonts w:asciiTheme="majorHAnsi" w:eastAsiaTheme="majorEastAsia" w:hAnsiTheme="majorHAnsi"/>
      <w:b/>
      <w:bCs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37C35"/>
    <w:pPr>
      <w:keepNext/>
      <w:keepLines/>
      <w:numPr>
        <w:ilvl w:val="3"/>
        <w:numId w:val="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37C3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37C3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37C35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37C35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37C35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C13"/>
    <w:rPr>
      <w:rFonts w:asciiTheme="majorHAnsi" w:eastAsiaTheme="majorEastAsia" w:hAnsiTheme="majorHAns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91C13"/>
    <w:rPr>
      <w:rFonts w:asciiTheme="majorHAnsi" w:eastAsiaTheme="majorEastAsia" w:hAnsiTheme="majorHAns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91C13"/>
    <w:rPr>
      <w:rFonts w:asciiTheme="majorHAnsi" w:eastAsiaTheme="majorEastAsia" w:hAnsiTheme="majorHAnsi"/>
      <w:b/>
      <w:bCs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37C35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237C35"/>
    <w:rPr>
      <w:rFonts w:asciiTheme="majorHAnsi" w:eastAsiaTheme="majorEastAsia" w:hAnsiTheme="majorHAnsi" w:cstheme="majorBidi"/>
      <w:color w:val="17365D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237C35"/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rsid w:val="00237C3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37C35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37C3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BULLET-1">
    <w:name w:val="BULLET-1"/>
    <w:basedOn w:val="Normal"/>
    <w:rsid w:val="009B7D6D"/>
    <w:pPr>
      <w:numPr>
        <w:numId w:val="1"/>
      </w:numPr>
      <w:spacing w:before="60" w:after="60"/>
    </w:pPr>
  </w:style>
  <w:style w:type="paragraph" w:customStyle="1" w:styleId="BULLET-2">
    <w:name w:val="BULLET-2"/>
    <w:basedOn w:val="BULLET-1"/>
    <w:rsid w:val="009B7D6D"/>
    <w:pPr>
      <w:numPr>
        <w:numId w:val="2"/>
      </w:numPr>
    </w:pPr>
  </w:style>
  <w:style w:type="paragraph" w:customStyle="1" w:styleId="-1">
    <w:name w:val="כותרת-1"/>
    <w:basedOn w:val="Normal"/>
    <w:next w:val="Normal"/>
    <w:rsid w:val="009B7D6D"/>
    <w:pPr>
      <w:pageBreakBefore/>
      <w:pBdr>
        <w:top w:val="double" w:sz="12" w:space="3" w:color="auto" w:shadow="1"/>
        <w:left w:val="double" w:sz="12" w:space="3" w:color="auto" w:shadow="1"/>
        <w:bottom w:val="double" w:sz="12" w:space="3" w:color="auto" w:shadow="1"/>
        <w:right w:val="double" w:sz="12" w:space="3" w:color="auto" w:shadow="1"/>
      </w:pBdr>
      <w:shd w:val="solid" w:color="FFFFFF" w:fill="auto"/>
      <w:spacing w:before="240" w:after="240"/>
      <w:jc w:val="center"/>
    </w:pPr>
    <w:rPr>
      <w:b/>
      <w:bCs/>
      <w:spacing w:val="40"/>
      <w:sz w:val="40"/>
      <w:szCs w:val="40"/>
    </w:rPr>
  </w:style>
  <w:style w:type="paragraph" w:customStyle="1" w:styleId="-10">
    <w:name w:val="פיסקה-1"/>
    <w:basedOn w:val="Normal"/>
    <w:rsid w:val="009B7D6D"/>
    <w:pPr>
      <w:spacing w:before="60" w:after="60" w:line="360" w:lineRule="auto"/>
      <w:ind w:left="360"/>
      <w:jc w:val="both"/>
    </w:pPr>
    <w:rPr>
      <w:rFonts w:ascii="David" w:hAnsi="David"/>
    </w:rPr>
  </w:style>
  <w:style w:type="paragraph" w:customStyle="1" w:styleId="-2">
    <w:name w:val="פיסקה-2"/>
    <w:basedOn w:val="Normal"/>
    <w:autoRedefine/>
    <w:rsid w:val="005F43DA"/>
    <w:pPr>
      <w:spacing w:after="120"/>
      <w:ind w:left="720"/>
    </w:pPr>
    <w:rPr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7FE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7FE6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1091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1091E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21091E"/>
    <w:pPr>
      <w:ind w:left="720"/>
      <w:contextualSpacing/>
    </w:pPr>
  </w:style>
  <w:style w:type="table" w:styleId="TableGrid">
    <w:name w:val="Table Grid"/>
    <w:basedOn w:val="TableNormal"/>
    <w:uiPriority w:val="59"/>
    <w:rsid w:val="00B578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237C35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C35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styleId="CommentReference">
    <w:name w:val="annotation reference"/>
    <w:basedOn w:val="DefaultParagraphFont"/>
    <w:uiPriority w:val="99"/>
    <w:semiHidden/>
    <w:unhideWhenUsed/>
    <w:rsid w:val="004003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0033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00337"/>
    <w:rPr>
      <w:rFonts w:ascii="Times New Roman" w:eastAsia="Times New Roman" w:hAnsi="Times New Roman" w:cs="David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03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00337"/>
    <w:rPr>
      <w:rFonts w:ascii="Times New Roman" w:eastAsia="Times New Roman" w:hAnsi="Times New Roman" w:cs="David"/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7737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F2FC9"/>
    <w:pPr>
      <w:bidi w:val="0"/>
      <w:spacing w:before="100" w:beforeAutospacing="1" w:after="100" w:afterAutospacing="1"/>
    </w:pPr>
    <w:rPr>
      <w:rFonts w:cs="Times New Roman"/>
    </w:rPr>
  </w:style>
  <w:style w:type="character" w:styleId="Strong">
    <w:name w:val="Strong"/>
    <w:basedOn w:val="DefaultParagraphFont"/>
    <w:uiPriority w:val="22"/>
    <w:qFormat/>
    <w:rsid w:val="00237C35"/>
    <w:rPr>
      <w:b/>
      <w:bCs/>
      <w:color w:val="000000" w:themeColor="text1"/>
    </w:rPr>
  </w:style>
  <w:style w:type="character" w:styleId="HTMLCode">
    <w:name w:val="HTML Code"/>
    <w:basedOn w:val="DefaultParagraphFont"/>
    <w:uiPriority w:val="99"/>
    <w:semiHidden/>
    <w:unhideWhenUsed/>
    <w:rsid w:val="00EF2FC9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237C35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D3B78"/>
    <w:pPr>
      <w:tabs>
        <w:tab w:val="right" w:leader="dot" w:pos="8296"/>
      </w:tabs>
      <w:spacing w:after="100"/>
      <w:ind w:right="-851"/>
    </w:pPr>
  </w:style>
  <w:style w:type="paragraph" w:styleId="TOC2">
    <w:name w:val="toc 2"/>
    <w:basedOn w:val="Normal"/>
    <w:next w:val="Normal"/>
    <w:autoRedefine/>
    <w:uiPriority w:val="39"/>
    <w:unhideWhenUsed/>
    <w:rsid w:val="00285411"/>
    <w:pPr>
      <w:tabs>
        <w:tab w:val="left" w:pos="651"/>
        <w:tab w:val="right" w:leader="dot" w:pos="8296"/>
      </w:tabs>
      <w:spacing w:after="100"/>
      <w:ind w:left="240"/>
      <w:jc w:val="right"/>
    </w:pPr>
  </w:style>
  <w:style w:type="table" w:styleId="TableGridLight">
    <w:name w:val="Grid Table Light"/>
    <w:basedOn w:val="TableNormal"/>
    <w:uiPriority w:val="40"/>
    <w:rsid w:val="00EA2B9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1">
    <w:name w:val="Grid Table 1 Light Accent 1"/>
    <w:basedOn w:val="TableNormal"/>
    <w:uiPriority w:val="46"/>
    <w:rsid w:val="0086123D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3">
    <w:name w:val="toc 3"/>
    <w:basedOn w:val="Normal"/>
    <w:next w:val="Normal"/>
    <w:autoRedefine/>
    <w:uiPriority w:val="39"/>
    <w:unhideWhenUsed/>
    <w:rsid w:val="00545DB2"/>
    <w:pPr>
      <w:tabs>
        <w:tab w:val="left" w:pos="3213"/>
        <w:tab w:val="right" w:leader="dot" w:pos="8820"/>
      </w:tabs>
      <w:spacing w:after="100"/>
      <w:ind w:left="480"/>
      <w:jc w:val="both"/>
    </w:pPr>
  </w:style>
  <w:style w:type="character" w:styleId="LineNumber">
    <w:name w:val="line number"/>
    <w:basedOn w:val="DefaultParagraphFont"/>
    <w:uiPriority w:val="99"/>
    <w:semiHidden/>
    <w:unhideWhenUsed/>
    <w:rsid w:val="004B0FDA"/>
  </w:style>
  <w:style w:type="paragraph" w:styleId="Header">
    <w:name w:val="header"/>
    <w:basedOn w:val="Normal"/>
    <w:link w:val="HeaderChar"/>
    <w:uiPriority w:val="99"/>
    <w:unhideWhenUsed/>
    <w:rsid w:val="004B0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0FDA"/>
    <w:rPr>
      <w:rFonts w:ascii="Times New Roman" w:eastAsia="Times New Roman" w:hAnsi="Times New Roman" w:cs="David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B0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0FDA"/>
    <w:rPr>
      <w:rFonts w:ascii="Times New Roman" w:eastAsia="Times New Roman" w:hAnsi="Times New Roman" w:cs="David"/>
      <w:sz w:val="24"/>
      <w:szCs w:val="24"/>
    </w:rPr>
  </w:style>
  <w:style w:type="paragraph" w:styleId="Revision">
    <w:name w:val="Revision"/>
    <w:hidden/>
    <w:uiPriority w:val="99"/>
    <w:semiHidden/>
    <w:rsid w:val="00BC0A3C"/>
    <w:pPr>
      <w:spacing w:after="0" w:line="240" w:lineRule="auto"/>
    </w:pPr>
    <w:rPr>
      <w:rFonts w:ascii="Times New Roman" w:eastAsia="Times New Roman" w:hAnsi="Times New Roman" w:cs="David"/>
      <w:sz w:val="24"/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E4111"/>
    <w:rPr>
      <w:color w:val="605E5C"/>
      <w:shd w:val="clear" w:color="auto" w:fill="E1DFDD"/>
    </w:rPr>
  </w:style>
  <w:style w:type="paragraph" w:customStyle="1" w:styleId="whitespace-pre-wrap">
    <w:name w:val="whitespace-pre-wrap"/>
    <w:basedOn w:val="Normal"/>
    <w:rsid w:val="00E23E0B"/>
    <w:pPr>
      <w:bidi w:val="0"/>
      <w:spacing w:before="100" w:beforeAutospacing="1" w:after="100" w:afterAutospacing="1"/>
    </w:pPr>
    <w:rPr>
      <w:rFonts w:cs="Times New Roman"/>
    </w:rPr>
  </w:style>
  <w:style w:type="paragraph" w:customStyle="1" w:styleId="whitespace-normal">
    <w:name w:val="whitespace-normal"/>
    <w:basedOn w:val="Normal"/>
    <w:rsid w:val="00205D83"/>
    <w:pPr>
      <w:bidi w:val="0"/>
      <w:spacing w:before="100" w:beforeAutospacing="1" w:after="100" w:afterAutospacing="1"/>
    </w:pPr>
    <w:rPr>
      <w:rFonts w:cs="Times New Roma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37C35"/>
    <w:pPr>
      <w:bidi w:val="0"/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C35"/>
    <w:pPr>
      <w:numPr>
        <w:ilvl w:val="1"/>
      </w:numPr>
      <w:bidi w:val="0"/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237C35"/>
    <w:rPr>
      <w:color w:val="5A5A5A" w:themeColor="text1" w:themeTint="A5"/>
      <w:spacing w:val="10"/>
    </w:rPr>
  </w:style>
  <w:style w:type="character" w:styleId="Emphasis">
    <w:name w:val="Emphasis"/>
    <w:basedOn w:val="DefaultParagraphFont"/>
    <w:uiPriority w:val="20"/>
    <w:qFormat/>
    <w:rsid w:val="00237C35"/>
    <w:rPr>
      <w:i/>
      <w:iCs/>
      <w:color w:val="auto"/>
    </w:rPr>
  </w:style>
  <w:style w:type="paragraph" w:styleId="NoSpacing">
    <w:name w:val="No Spacing"/>
    <w:uiPriority w:val="1"/>
    <w:qFormat/>
    <w:rsid w:val="00237C3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37C35"/>
    <w:pPr>
      <w:bidi w:val="0"/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37C35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C35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bidi w:val="0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C35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37C3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37C35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37C35"/>
    <w:rPr>
      <w:smallCaps/>
      <w:color w:val="404040" w:themeColor="text1" w:themeTint="BF"/>
      <w:u w:val="single" w:color="7F7F7F"/>
    </w:rPr>
  </w:style>
  <w:style w:type="character" w:styleId="IntenseReference">
    <w:name w:val="Intense Reference"/>
    <w:basedOn w:val="DefaultParagraphFont"/>
    <w:uiPriority w:val="32"/>
    <w:qFormat/>
    <w:rsid w:val="00237C35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37C35"/>
    <w:rPr>
      <w:b w:val="0"/>
      <w:bCs w:val="0"/>
      <w:smallCaps/>
      <w:spacing w:val="5"/>
    </w:rPr>
  </w:style>
  <w:style w:type="paragraph" w:customStyle="1" w:styleId="SourceCode">
    <w:name w:val="Source Code"/>
    <w:basedOn w:val="Normal"/>
    <w:rsid w:val="00FD63E6"/>
    <w:pPr>
      <w:wordWrap w:val="0"/>
    </w:pPr>
    <w:rPr>
      <w:rFonts w:cs="Times New Roman"/>
    </w:rPr>
  </w:style>
  <w:style w:type="character" w:customStyle="1" w:styleId="KeywordTok">
    <w:name w:val="KeywordTok"/>
    <w:rsid w:val="000C1E55"/>
    <w:rPr>
      <w:b/>
      <w:color w:val="007020"/>
    </w:rPr>
  </w:style>
  <w:style w:type="character" w:customStyle="1" w:styleId="DataTypeTok">
    <w:name w:val="DataTypeTok"/>
    <w:rsid w:val="000C1E55"/>
    <w:rPr>
      <w:color w:val="902000"/>
    </w:rPr>
  </w:style>
  <w:style w:type="character" w:customStyle="1" w:styleId="StringTok">
    <w:name w:val="StringTok"/>
    <w:rsid w:val="000C1E55"/>
    <w:rPr>
      <w:color w:val="4070A0"/>
    </w:rPr>
  </w:style>
  <w:style w:type="character" w:customStyle="1" w:styleId="CommentTok">
    <w:name w:val="CommentTok"/>
    <w:rsid w:val="000C1E55"/>
    <w:rPr>
      <w:i/>
      <w:color w:val="60A0B0"/>
    </w:rPr>
  </w:style>
  <w:style w:type="character" w:customStyle="1" w:styleId="FunctionTok">
    <w:name w:val="FunctionTok"/>
    <w:rsid w:val="000C1E55"/>
    <w:rPr>
      <w:color w:val="06287E"/>
    </w:rPr>
  </w:style>
  <w:style w:type="character" w:customStyle="1" w:styleId="OperatorTok">
    <w:name w:val="OperatorTok"/>
    <w:rsid w:val="000C1E55"/>
    <w:rPr>
      <w:color w:val="666666"/>
    </w:rPr>
  </w:style>
  <w:style w:type="character" w:customStyle="1" w:styleId="NormalTok">
    <w:name w:val="NormalTok"/>
    <w:rsid w:val="000C1E55"/>
  </w:style>
  <w:style w:type="character" w:customStyle="1" w:styleId="DecValTok">
    <w:name w:val="DecValTok"/>
    <w:rsid w:val="002E1F41"/>
    <w:rPr>
      <w:color w:val="40A070"/>
    </w:rPr>
  </w:style>
  <w:style w:type="character" w:customStyle="1" w:styleId="FloatTok">
    <w:name w:val="FloatTok"/>
    <w:rsid w:val="00A912D1"/>
    <w:rPr>
      <w:color w:val="40A070"/>
    </w:rPr>
  </w:style>
  <w:style w:type="character" w:customStyle="1" w:styleId="CharTok">
    <w:name w:val="CharTok"/>
    <w:rsid w:val="00A912D1"/>
    <w:rPr>
      <w:color w:val="4070A0"/>
    </w:rPr>
  </w:style>
  <w:style w:type="character" w:customStyle="1" w:styleId="OtherTok">
    <w:name w:val="OtherTok"/>
    <w:rsid w:val="00A912D1"/>
    <w:rPr>
      <w:color w:val="007020"/>
    </w:rPr>
  </w:style>
  <w:style w:type="character" w:customStyle="1" w:styleId="PreprocessorTok">
    <w:name w:val="PreprocessorTok"/>
    <w:rsid w:val="00A912D1"/>
    <w:rPr>
      <w:color w:val="BC7A00"/>
    </w:rPr>
  </w:style>
  <w:style w:type="character" w:customStyle="1" w:styleId="AttributeTok">
    <w:name w:val="AttributeTok"/>
    <w:rsid w:val="00A912D1"/>
    <w:rPr>
      <w:color w:val="7D90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opentelemetry.io/docs/what-is-opentelemetry/" TargetMode="External"/><Relationship Id="rId18" Type="http://schemas.openxmlformats.org/officeDocument/2006/relationships/image" Target="media/image2.png"/><Relationship Id="rId26" Type="http://schemas.microsoft.com/office/2011/relationships/people" Target="people.xml"/><Relationship Id="rId3" Type="http://schemas.openxmlformats.org/officeDocument/2006/relationships/styles" Target="styles.xml"/><Relationship Id="rId21" Type="http://schemas.openxmlformats.org/officeDocument/2006/relationships/hyperlink" Target="https://opentelemetry.io/docs/collector/installation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opentelemetry.io/docs/languages/" TargetMode="External"/><Relationship Id="rId17" Type="http://schemas.openxmlformats.org/officeDocument/2006/relationships/hyperlink" Target="https://opentelemetry.io/docs/collector/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opentelemetry.io/docs/languages/" TargetMode="External"/><Relationship Id="rId20" Type="http://schemas.openxmlformats.org/officeDocument/2006/relationships/hyperlink" Target="https://docs.openshift.com/container-platform/4.12/observability/otel/otel-installing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opentelemetry.io/docs/languages/" TargetMode="External"/><Relationship Id="rId23" Type="http://schemas.openxmlformats.org/officeDocument/2006/relationships/hyperlink" Target="http://my-collector:4317" TargetMode="External"/><Relationship Id="rId10" Type="http://schemas.microsoft.com/office/2016/09/relationships/commentsIds" Target="commentsIds.xml"/><Relationship Id="rId19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1.png"/><Relationship Id="rId22" Type="http://schemas.openxmlformats.org/officeDocument/2006/relationships/hyperlink" Target="https://github.com/open-telemetry/opentelemetry-dotnet/tree/main/examples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83FF5DB-0421-42A3-9A47-644967F74F1B}">
  <we:reference id="wa200005669" version="2.0.0.0" store="he-IL" storeType="omex"/>
  <we:alternateReferences>
    <we:reference id="wa200005669" version="2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07EB8F-822C-464B-8771-77259657FB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2071</TotalTime>
  <Pages>30</Pages>
  <Words>4434</Words>
  <Characters>22174</Characters>
  <Application>Microsoft Office Word</Application>
  <DocSecurity>0</DocSecurity>
  <Lines>184</Lines>
  <Paragraphs>53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שלום לוי</dc:creator>
  <cp:lastModifiedBy>Shalom Levi</cp:lastModifiedBy>
  <cp:revision>573</cp:revision>
  <dcterms:created xsi:type="dcterms:W3CDTF">2024-05-27T06:50:00Z</dcterms:created>
  <dcterms:modified xsi:type="dcterms:W3CDTF">2025-01-27T14:57:00Z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0x010100FCF291553BCFAB46890745DCBBAF1D8C</vt:lpwstr>
  </property>
  <property fmtid="{D5CDD505-2E9C-101B-9397-08002B2CF9AE}" pid="3" name="_dlc_DocIdItemGuid">
    <vt:lpwstr>d58353f4-594e-4e6f-b8d1-0053f17b4f86</vt:lpwstr>
  </property>
</Properties>
</file>